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F9E0" w14:textId="77777777" w:rsidR="00087936" w:rsidRPr="00DA28FF" w:rsidRDefault="00000000" w:rsidP="00087936">
      <w:pPr>
        <w:pStyle w:val="Title"/>
        <w:tabs>
          <w:tab w:val="left" w:pos="6660"/>
        </w:tabs>
      </w:pPr>
      <w:sdt>
        <w:sdtPr>
          <w:alias w:val="Title"/>
          <w:tag w:val=""/>
          <w:id w:val="-733549325"/>
          <w:placeholder>
            <w:docPart w:val="1359B1D15AE64D719DF8B4B534D23E91"/>
          </w:placeholder>
          <w:dataBinding w:prefixMappings="xmlns:ns0='http://purl.org/dc/elements/1.1/' xmlns:ns1='http://schemas.openxmlformats.org/package/2006/metadata/core-properties' " w:xpath="/ns1:coreProperties[1]/ns0:title[1]" w:storeItemID="{6C3C8BC8-F283-45AE-878A-BAB7291924A1}"/>
          <w:text/>
        </w:sdtPr>
        <w:sdtContent>
          <w:r w:rsidR="001063DC" w:rsidRPr="00DA28FF">
            <w:t>Packet Tracer - Connect to a Wireless Network</w:t>
          </w:r>
        </w:sdtContent>
      </w:sdt>
    </w:p>
    <w:p w14:paraId="345DFC03" w14:textId="77777777" w:rsidR="00087936" w:rsidRPr="0082485A" w:rsidRDefault="00087936" w:rsidP="00087936">
      <w:pPr>
        <w:pStyle w:val="Heading1"/>
        <w:numPr>
          <w:ilvl w:val="0"/>
          <w:numId w:val="3"/>
        </w:numPr>
        <w:rPr>
          <w:rFonts w:eastAsiaTheme="minorEastAsia"/>
          <w:szCs w:val="24"/>
        </w:rPr>
      </w:pPr>
      <w:r w:rsidRPr="0082485A">
        <w:rPr>
          <w:rFonts w:eastAsiaTheme="minorEastAsia"/>
        </w:rPr>
        <w:t>Objectives</w:t>
      </w:r>
    </w:p>
    <w:p w14:paraId="1499DFAD" w14:textId="77777777" w:rsidR="00087936" w:rsidRDefault="00087936" w:rsidP="00087936">
      <w:pPr>
        <w:pStyle w:val="Bulletlevel1"/>
        <w:spacing w:before="60" w:after="60" w:line="276" w:lineRule="auto"/>
      </w:pPr>
      <w:r>
        <w:t>Connect to a wireless router</w:t>
      </w:r>
    </w:p>
    <w:p w14:paraId="6E26A87E" w14:textId="77777777" w:rsidR="00087936" w:rsidRDefault="00087936" w:rsidP="00087936">
      <w:pPr>
        <w:pStyle w:val="Bulletlevel1"/>
        <w:spacing w:before="60" w:after="60" w:line="276" w:lineRule="auto"/>
      </w:pPr>
      <w:r>
        <w:t>Configure the wireless router</w:t>
      </w:r>
    </w:p>
    <w:p w14:paraId="5C1ACFE6" w14:textId="77777777" w:rsidR="00087936" w:rsidRDefault="00087936" w:rsidP="00087936">
      <w:pPr>
        <w:pStyle w:val="Bulletlevel1"/>
        <w:spacing w:before="60" w:after="60" w:line="276" w:lineRule="auto"/>
      </w:pPr>
      <w:r>
        <w:t>Connect a wired device to the wireless router</w:t>
      </w:r>
    </w:p>
    <w:p w14:paraId="0BA69A93" w14:textId="77777777" w:rsidR="00087936" w:rsidRDefault="00087936" w:rsidP="00087936">
      <w:pPr>
        <w:pStyle w:val="Bulletlevel1"/>
        <w:spacing w:before="60" w:after="60" w:line="276" w:lineRule="auto"/>
      </w:pPr>
      <w:r>
        <w:t>Connect a wireless device to the wireless router</w:t>
      </w:r>
    </w:p>
    <w:p w14:paraId="1184C216" w14:textId="77777777" w:rsidR="00087936" w:rsidRPr="00727D13" w:rsidRDefault="00087936" w:rsidP="00087936">
      <w:pPr>
        <w:pStyle w:val="Bulletlevel1"/>
        <w:spacing w:before="60" w:after="60" w:line="276" w:lineRule="auto"/>
      </w:pPr>
      <w:r>
        <w:t>Add an AP to the network to extend wireless coverage</w:t>
      </w:r>
    </w:p>
    <w:p w14:paraId="2D1680D0" w14:textId="77777777" w:rsidR="00087936" w:rsidRPr="00727D13" w:rsidRDefault="00087936" w:rsidP="00087936">
      <w:pPr>
        <w:pStyle w:val="Bulletlevel1"/>
        <w:spacing w:before="60" w:after="60" w:line="276" w:lineRule="auto"/>
      </w:pPr>
      <w:r>
        <w:t>Update default router settings</w:t>
      </w:r>
    </w:p>
    <w:p w14:paraId="53587597" w14:textId="77777777" w:rsidR="00087936" w:rsidRPr="0082485A" w:rsidRDefault="00087936" w:rsidP="00087936">
      <w:pPr>
        <w:pStyle w:val="Heading1"/>
        <w:numPr>
          <w:ilvl w:val="0"/>
          <w:numId w:val="3"/>
        </w:numPr>
        <w:rPr>
          <w:rFonts w:eastAsiaTheme="minorEastAsia"/>
          <w:szCs w:val="24"/>
        </w:rPr>
      </w:pPr>
      <w:r w:rsidRPr="0082485A">
        <w:rPr>
          <w:rFonts w:eastAsiaTheme="minorEastAsia"/>
        </w:rPr>
        <w:t>Introduction</w:t>
      </w:r>
    </w:p>
    <w:p w14:paraId="03A40D62" w14:textId="77777777" w:rsidR="00087936" w:rsidRPr="00727D13" w:rsidRDefault="00087936" w:rsidP="00087936">
      <w:pPr>
        <w:pStyle w:val="BodyTextL25"/>
      </w:pPr>
      <w:r w:rsidRPr="0082485A">
        <w:t xml:space="preserve">In this activity, you will configure </w:t>
      </w:r>
      <w:r>
        <w:t xml:space="preserve">a </w:t>
      </w:r>
      <w:r w:rsidRPr="0082485A">
        <w:t>wireless router</w:t>
      </w:r>
      <w:r>
        <w:t xml:space="preserve"> and an access point to </w:t>
      </w:r>
      <w:r w:rsidRPr="0082485A">
        <w:t xml:space="preserve">accept </w:t>
      </w:r>
      <w:r w:rsidRPr="00897A48">
        <w:rPr>
          <w:bCs/>
        </w:rPr>
        <w:t>wireless clients</w:t>
      </w:r>
      <w:r>
        <w:rPr>
          <w:b/>
          <w:bCs/>
        </w:rPr>
        <w:t xml:space="preserve"> </w:t>
      </w:r>
      <w:r w:rsidRPr="0082485A">
        <w:t xml:space="preserve">and route IP </w:t>
      </w:r>
      <w:r w:rsidRPr="00727D13">
        <w:t>packets.</w:t>
      </w:r>
      <w:r>
        <w:t xml:space="preserve"> Furthermore, you will also update some of the default settings.</w:t>
      </w:r>
    </w:p>
    <w:p w14:paraId="47A20ED1" w14:textId="77777777" w:rsidR="00087936" w:rsidRDefault="00087936" w:rsidP="00087936">
      <w:pPr>
        <w:pStyle w:val="Heading1"/>
        <w:numPr>
          <w:ilvl w:val="0"/>
          <w:numId w:val="3"/>
        </w:numPr>
      </w:pPr>
      <w:r>
        <w:t>Instructions</w:t>
      </w:r>
    </w:p>
    <w:p w14:paraId="2F1F33D4" w14:textId="77777777" w:rsidR="00087936" w:rsidRDefault="00087936" w:rsidP="00087936">
      <w:pPr>
        <w:pStyle w:val="Heading2"/>
        <w:ind w:left="1080" w:hanging="1080"/>
      </w:pPr>
      <w:r>
        <w:t>Connect to a Wireless Router</w:t>
      </w:r>
    </w:p>
    <w:p w14:paraId="5B1425EE" w14:textId="77777777" w:rsidR="00087936" w:rsidRPr="00E466D0" w:rsidRDefault="00087936" w:rsidP="00087936">
      <w:pPr>
        <w:pStyle w:val="Heading3"/>
      </w:pPr>
      <w:r>
        <w:t>Connect Admin to WR.</w:t>
      </w:r>
    </w:p>
    <w:p w14:paraId="2EFFF41A" w14:textId="77777777" w:rsidR="00087936" w:rsidRPr="00AB2F5F" w:rsidRDefault="00087936" w:rsidP="00087936">
      <w:pPr>
        <w:pStyle w:val="SubStepAlpha"/>
      </w:pPr>
      <w:r>
        <w:t xml:space="preserve">Connect </w:t>
      </w:r>
      <w:r>
        <w:rPr>
          <w:b/>
        </w:rPr>
        <w:t>Admin</w:t>
      </w:r>
      <w:r>
        <w:t xml:space="preserve"> to </w:t>
      </w:r>
      <w:r w:rsidRPr="00AC39BF">
        <w:rPr>
          <w:b/>
        </w:rPr>
        <w:t xml:space="preserve">WR </w:t>
      </w:r>
      <w:r>
        <w:t xml:space="preserve">using a straight-through </w:t>
      </w:r>
      <w:r w:rsidR="0086487E">
        <w:t>E</w:t>
      </w:r>
      <w:r>
        <w:t xml:space="preserve">thernet cable through the Ethernet ports. </w:t>
      </w:r>
      <w:r w:rsidRPr="00AB2F5F">
        <w:t xml:space="preserve">Select </w:t>
      </w:r>
      <w:r w:rsidRPr="00AC39BF">
        <w:rPr>
          <w:b/>
          <w:bCs/>
        </w:rPr>
        <w:t>Connections</w:t>
      </w:r>
      <w:r w:rsidRPr="00AC39BF">
        <w:rPr>
          <w:bCs/>
        </w:rPr>
        <w:t xml:space="preserve">, represented by a lightning bolt, </w:t>
      </w:r>
      <w:r w:rsidRPr="00AB2F5F">
        <w:t xml:space="preserve">from the bottom-left side of </w:t>
      </w:r>
      <w:r w:rsidRPr="00AC39BF">
        <w:rPr>
          <w:bCs/>
        </w:rPr>
        <w:t>Packet Tracer</w:t>
      </w:r>
      <w:r w:rsidRPr="00E85C91">
        <w:t>.</w:t>
      </w:r>
      <w:r>
        <w:t xml:space="preserve"> </w:t>
      </w:r>
      <w:r w:rsidRPr="00AB2F5F">
        <w:t xml:space="preserve">Click </w:t>
      </w:r>
      <w:r w:rsidRPr="00AC39BF">
        <w:rPr>
          <w:b/>
          <w:bCs/>
        </w:rPr>
        <w:t>Copper Straight-Through</w:t>
      </w:r>
      <w:r>
        <w:t xml:space="preserve">, represented by a </w:t>
      </w:r>
      <w:r w:rsidRPr="00AB2F5F">
        <w:t>solid black line.</w:t>
      </w:r>
    </w:p>
    <w:p w14:paraId="2C445EB7" w14:textId="77777777" w:rsidR="00087936" w:rsidRPr="0082485A" w:rsidRDefault="00087936" w:rsidP="00087936">
      <w:pPr>
        <w:pStyle w:val="SubStepAlpha"/>
      </w:pPr>
      <w:r>
        <w:t>When</w:t>
      </w:r>
      <w:r w:rsidRPr="0082485A">
        <w:t xml:space="preserve"> the cursor changes to connection mode, click </w:t>
      </w:r>
      <w:r>
        <w:rPr>
          <w:b/>
          <w:bCs/>
        </w:rPr>
        <w:t>Admin</w:t>
      </w:r>
      <w:r w:rsidRPr="0082485A">
        <w:t xml:space="preserve"> and choose </w:t>
      </w:r>
      <w:r w:rsidRPr="00B41CF9">
        <w:rPr>
          <w:b/>
          <w:bCs/>
        </w:rPr>
        <w:t>FastEthernet0</w:t>
      </w:r>
      <w:r w:rsidRPr="00897A48">
        <w:rPr>
          <w:bCs/>
        </w:rPr>
        <w:t>.</w:t>
      </w:r>
      <w:r>
        <w:t xml:space="preserve"> C</w:t>
      </w:r>
      <w:r w:rsidRPr="0082485A">
        <w:t xml:space="preserve">lick </w:t>
      </w:r>
      <w:r>
        <w:rPr>
          <w:b/>
        </w:rPr>
        <w:t>WR</w:t>
      </w:r>
      <w:r w:rsidRPr="00B41CF9">
        <w:rPr>
          <w:b/>
          <w:bCs/>
        </w:rPr>
        <w:t xml:space="preserve"> </w:t>
      </w:r>
      <w:r w:rsidRPr="0082485A">
        <w:t>and choose</w:t>
      </w:r>
      <w:r>
        <w:t xml:space="preserve"> an available Ethernet port</w:t>
      </w:r>
      <w:r>
        <w:rPr>
          <w:bCs/>
        </w:rPr>
        <w:t xml:space="preserve"> to connect the other end of the cable</w:t>
      </w:r>
      <w:r w:rsidRPr="0082485A">
        <w:t>.</w:t>
      </w:r>
    </w:p>
    <w:p w14:paraId="55F26114" w14:textId="77777777" w:rsidR="00087936" w:rsidRPr="00E466D0" w:rsidRDefault="00087936" w:rsidP="00087936">
      <w:pPr>
        <w:pStyle w:val="BodyTextL50"/>
      </w:pPr>
      <w:r w:rsidRPr="00245B25">
        <w:rPr>
          <w:b/>
          <w:bCs/>
        </w:rPr>
        <w:t>WR</w:t>
      </w:r>
      <w:r w:rsidRPr="00245B25">
        <w:t xml:space="preserve"> will act as a switch to the devices connected to </w:t>
      </w:r>
      <w:r>
        <w:t>the LAN</w:t>
      </w:r>
      <w:r w:rsidRPr="00245B25">
        <w:t xml:space="preserve"> and as a router </w:t>
      </w:r>
      <w:r>
        <w:t>to the internet</w:t>
      </w:r>
      <w:r w:rsidRPr="00245B25">
        <w:t xml:space="preserve">. </w:t>
      </w:r>
      <w:r>
        <w:rPr>
          <w:b/>
        </w:rPr>
        <w:t>Admin</w:t>
      </w:r>
      <w:r w:rsidRPr="00245B25">
        <w:t xml:space="preserve"> is now connected to the </w:t>
      </w:r>
      <w:r>
        <w:t>LAN</w:t>
      </w:r>
      <w:r w:rsidRPr="00245B25">
        <w:t xml:space="preserve"> (</w:t>
      </w:r>
      <w:proofErr w:type="spellStart"/>
      <w:r w:rsidRPr="00897A48">
        <w:rPr>
          <w:b/>
        </w:rPr>
        <w:t>Gigabit</w:t>
      </w:r>
      <w:r w:rsidRPr="00245B25">
        <w:rPr>
          <w:b/>
          <w:bCs/>
        </w:rPr>
        <w:t>Ethernet</w:t>
      </w:r>
      <w:proofErr w:type="spellEnd"/>
      <w:r w:rsidRPr="00245B25">
        <w:rPr>
          <w:b/>
          <w:bCs/>
        </w:rPr>
        <w:t xml:space="preserve"> 1</w:t>
      </w:r>
      <w:r w:rsidRPr="00245B25">
        <w:t xml:space="preserve">). </w:t>
      </w:r>
      <w:r>
        <w:t>When</w:t>
      </w:r>
      <w:r w:rsidRPr="00245B25">
        <w:t xml:space="preserve"> </w:t>
      </w:r>
      <w:r w:rsidRPr="00897A48">
        <w:rPr>
          <w:bCs/>
        </w:rPr>
        <w:t xml:space="preserve">Packet Tracer </w:t>
      </w:r>
      <w:r w:rsidRPr="00245B25">
        <w:t xml:space="preserve">displays green </w:t>
      </w:r>
      <w:r>
        <w:t>triangle</w:t>
      </w:r>
      <w:r w:rsidRPr="00245B25">
        <w:t xml:space="preserve">s on both sides of the connection between </w:t>
      </w:r>
      <w:r>
        <w:rPr>
          <w:b/>
          <w:bCs/>
        </w:rPr>
        <w:t>Admin</w:t>
      </w:r>
      <w:r w:rsidRPr="00245B25">
        <w:rPr>
          <w:b/>
          <w:bCs/>
        </w:rPr>
        <w:t xml:space="preserve"> </w:t>
      </w:r>
      <w:r w:rsidRPr="00245B25">
        <w:t xml:space="preserve">and </w:t>
      </w:r>
      <w:r>
        <w:rPr>
          <w:b/>
          <w:bCs/>
        </w:rPr>
        <w:t>WR</w:t>
      </w:r>
      <w:r w:rsidRPr="00245B25">
        <w:t xml:space="preserve">, continue to </w:t>
      </w:r>
      <w:r>
        <w:t>the next step</w:t>
      </w:r>
      <w:r w:rsidRPr="00E466D0">
        <w:t>.</w:t>
      </w:r>
    </w:p>
    <w:p w14:paraId="4E832ADC" w14:textId="77777777" w:rsidR="00087936" w:rsidRPr="001411B1" w:rsidRDefault="00087936" w:rsidP="00087936">
      <w:pPr>
        <w:pStyle w:val="BodyTextL50"/>
      </w:pPr>
      <w:r w:rsidRPr="0082485A">
        <w:rPr>
          <w:b/>
          <w:bCs/>
        </w:rPr>
        <w:t>Note</w:t>
      </w:r>
      <w:r w:rsidRPr="0082485A">
        <w:t xml:space="preserve">: If no green </w:t>
      </w:r>
      <w:r>
        <w:t>triangle</w:t>
      </w:r>
      <w:r w:rsidRPr="0082485A">
        <w:t xml:space="preserve">s are shown, make sure to enable </w:t>
      </w:r>
      <w:r w:rsidRPr="0082485A">
        <w:rPr>
          <w:b/>
          <w:bCs/>
        </w:rPr>
        <w:t xml:space="preserve">Show Link Lights </w:t>
      </w:r>
      <w:r w:rsidRPr="0082485A">
        <w:t xml:space="preserve">under </w:t>
      </w:r>
      <w:r w:rsidRPr="0082485A">
        <w:rPr>
          <w:b/>
          <w:bCs/>
        </w:rPr>
        <w:t>Options &gt; Preferences</w:t>
      </w:r>
      <w:r w:rsidRPr="0082485A">
        <w:t>.</w:t>
      </w:r>
      <w:r>
        <w:t xml:space="preserve"> You may also click </w:t>
      </w:r>
      <w:r>
        <w:rPr>
          <w:b/>
        </w:rPr>
        <w:t>Fast Forward Time</w:t>
      </w:r>
      <w:r>
        <w:t xml:space="preserve"> just above the </w:t>
      </w:r>
      <w:r>
        <w:rPr>
          <w:b/>
        </w:rPr>
        <w:t xml:space="preserve">Connections </w:t>
      </w:r>
      <w:r>
        <w:t>selection box in the yellow bar.</w:t>
      </w:r>
    </w:p>
    <w:p w14:paraId="191017A9" w14:textId="77777777" w:rsidR="00087936" w:rsidRDefault="00087936" w:rsidP="00087936">
      <w:pPr>
        <w:pStyle w:val="Heading3"/>
        <w:rPr>
          <w:rFonts w:eastAsiaTheme="minorEastAsia"/>
          <w:bCs w:val="0"/>
        </w:rPr>
      </w:pPr>
      <w:r>
        <w:rPr>
          <w:rFonts w:eastAsiaTheme="minorEastAsia"/>
          <w:bCs w:val="0"/>
        </w:rPr>
        <w:t>Configure</w:t>
      </w:r>
      <w:r w:rsidRPr="0082485A">
        <w:rPr>
          <w:rFonts w:eastAsiaTheme="minorEastAsia"/>
        </w:rPr>
        <w:t xml:space="preserve"> </w:t>
      </w:r>
      <w:r>
        <w:rPr>
          <w:rFonts w:eastAsiaTheme="minorEastAsia"/>
        </w:rPr>
        <w:t>Admin</w:t>
      </w:r>
      <w:r w:rsidRPr="0082485A">
        <w:rPr>
          <w:rFonts w:eastAsiaTheme="minorEastAsia"/>
        </w:rPr>
        <w:t xml:space="preserve"> to use DHCP</w:t>
      </w:r>
      <w:r>
        <w:rPr>
          <w:rFonts w:eastAsiaTheme="minorEastAsia"/>
          <w:bCs w:val="0"/>
        </w:rPr>
        <w:t>.</w:t>
      </w:r>
    </w:p>
    <w:p w14:paraId="19686ACA" w14:textId="77777777" w:rsidR="00087936" w:rsidRPr="00DD6C67" w:rsidRDefault="00087936" w:rsidP="00087936">
      <w:pPr>
        <w:pStyle w:val="BodyTextL25"/>
      </w:pPr>
      <w:r>
        <w:t>To</w:t>
      </w:r>
      <w:r w:rsidRPr="0082485A">
        <w:t xml:space="preserve"> reach</w:t>
      </w:r>
      <w:r>
        <w:t xml:space="preserve"> the</w:t>
      </w:r>
      <w:r w:rsidRPr="0082485A">
        <w:t xml:space="preserve"> </w:t>
      </w:r>
      <w:r>
        <w:rPr>
          <w:b/>
          <w:bCs/>
        </w:rPr>
        <w:t>WR</w:t>
      </w:r>
      <w:r w:rsidRPr="0082485A">
        <w:t xml:space="preserve"> management page, </w:t>
      </w:r>
      <w:r>
        <w:rPr>
          <w:b/>
          <w:bCs/>
        </w:rPr>
        <w:t>Admin</w:t>
      </w:r>
      <w:r w:rsidRPr="0082485A">
        <w:rPr>
          <w:b/>
          <w:bCs/>
        </w:rPr>
        <w:t xml:space="preserve"> </w:t>
      </w:r>
      <w:r w:rsidRPr="0082485A">
        <w:t xml:space="preserve">must communicate on the network. </w:t>
      </w:r>
      <w:r>
        <w:t xml:space="preserve">A wireless router usually includes </w:t>
      </w:r>
      <w:r w:rsidRPr="0082485A">
        <w:t>a DHCP server</w:t>
      </w:r>
      <w:r>
        <w:t>, and the DHCP server</w:t>
      </w:r>
      <w:r w:rsidRPr="0082485A">
        <w:t xml:space="preserve"> is </w:t>
      </w:r>
      <w:r>
        <w:t xml:space="preserve">usually </w:t>
      </w:r>
      <w:r w:rsidRPr="0082485A">
        <w:t xml:space="preserve">enabled by default on the </w:t>
      </w:r>
      <w:r>
        <w:t>LAN</w:t>
      </w:r>
      <w:r w:rsidRPr="0082485A">
        <w:t xml:space="preserve">. </w:t>
      </w:r>
      <w:r>
        <w:rPr>
          <w:b/>
          <w:bCs/>
        </w:rPr>
        <w:t>Admin</w:t>
      </w:r>
      <w:r w:rsidRPr="0082485A">
        <w:t xml:space="preserve"> </w:t>
      </w:r>
      <w:r>
        <w:t xml:space="preserve">will receive </w:t>
      </w:r>
      <w:r w:rsidRPr="0082485A">
        <w:t xml:space="preserve">IP </w:t>
      </w:r>
      <w:r>
        <w:t xml:space="preserve">address </w:t>
      </w:r>
      <w:r w:rsidRPr="0082485A">
        <w:t xml:space="preserve">information </w:t>
      </w:r>
      <w:r>
        <w:t>from the</w:t>
      </w:r>
      <w:r w:rsidRPr="0082485A">
        <w:t xml:space="preserve"> DHCP</w:t>
      </w:r>
      <w:r>
        <w:t xml:space="preserve"> server on </w:t>
      </w:r>
      <w:r>
        <w:rPr>
          <w:b/>
        </w:rPr>
        <w:t>WR</w:t>
      </w:r>
      <w:r w:rsidRPr="0082485A">
        <w:t>.</w:t>
      </w:r>
    </w:p>
    <w:p w14:paraId="55D58A4B" w14:textId="77777777" w:rsidR="00087936" w:rsidRPr="00E466D0" w:rsidRDefault="00087936" w:rsidP="00087936">
      <w:pPr>
        <w:pStyle w:val="SubStepAlpha"/>
      </w:pPr>
      <w:r w:rsidRPr="0082485A">
        <w:t xml:space="preserve">Click </w:t>
      </w:r>
      <w:r>
        <w:rPr>
          <w:b/>
          <w:bCs/>
        </w:rPr>
        <w:t>Admin</w:t>
      </w:r>
      <w:r w:rsidRPr="00DD6C67">
        <w:rPr>
          <w:bCs/>
        </w:rPr>
        <w:t>,</w:t>
      </w:r>
      <w:r>
        <w:t xml:space="preserve"> and s</w:t>
      </w:r>
      <w:r w:rsidRPr="0082485A">
        <w:t xml:space="preserve">elect the </w:t>
      </w:r>
      <w:r w:rsidRPr="0098289E">
        <w:rPr>
          <w:b/>
          <w:bCs/>
        </w:rPr>
        <w:t>Desktop</w:t>
      </w:r>
      <w:r w:rsidRPr="00897A48">
        <w:rPr>
          <w:bCs/>
        </w:rPr>
        <w:t xml:space="preserve"> </w:t>
      </w:r>
      <w:r w:rsidRPr="0082485A">
        <w:t>tab</w:t>
      </w:r>
      <w:r w:rsidRPr="00E466D0">
        <w:t>.</w:t>
      </w:r>
    </w:p>
    <w:p w14:paraId="7C2740F3" w14:textId="77777777" w:rsidR="00087936" w:rsidRPr="00E466D0" w:rsidRDefault="00087936" w:rsidP="00087936">
      <w:pPr>
        <w:pStyle w:val="SubStepAlpha"/>
      </w:pPr>
      <w:r>
        <w:t>Click</w:t>
      </w:r>
      <w:r w:rsidRPr="0082485A">
        <w:t xml:space="preserve"> </w:t>
      </w:r>
      <w:r w:rsidRPr="0098289E">
        <w:rPr>
          <w:b/>
          <w:bCs/>
        </w:rPr>
        <w:t>IP Configuration</w:t>
      </w:r>
      <w:r>
        <w:t xml:space="preserve"> and s</w:t>
      </w:r>
      <w:r w:rsidRPr="0082485A">
        <w:t xml:space="preserve">elect </w:t>
      </w:r>
      <w:r w:rsidRPr="0098289E">
        <w:rPr>
          <w:b/>
          <w:bCs/>
        </w:rPr>
        <w:t>DHCP</w:t>
      </w:r>
      <w:r w:rsidRPr="00E466D0">
        <w:t>.</w:t>
      </w:r>
    </w:p>
    <w:p w14:paraId="08F3A517" w14:textId="77777777" w:rsidR="00087936" w:rsidRDefault="00087936" w:rsidP="00087936">
      <w:pPr>
        <w:pStyle w:val="Heading4"/>
      </w:pPr>
      <w:r>
        <w:t>Questions:</w:t>
      </w:r>
    </w:p>
    <w:p w14:paraId="06110BBF" w14:textId="77777777" w:rsidR="00087936" w:rsidRDefault="00087936" w:rsidP="00087936">
      <w:pPr>
        <w:pStyle w:val="BodyTextL50"/>
        <w:keepNext/>
        <w:tabs>
          <w:tab w:val="right" w:leader="underscore" w:pos="10080"/>
        </w:tabs>
      </w:pPr>
      <w:r w:rsidRPr="0082485A">
        <w:t>What is the IP address of the computer?</w:t>
      </w:r>
    </w:p>
    <w:p w14:paraId="56FC4E31" w14:textId="3CD65342" w:rsidR="00087936" w:rsidRPr="001C17D8" w:rsidRDefault="001C17D8" w:rsidP="00087936">
      <w:pPr>
        <w:pStyle w:val="AnswerLineL50"/>
        <w:rPr>
          <w:color w:val="000000" w:themeColor="text1"/>
          <w:u w:val="single"/>
        </w:rPr>
      </w:pPr>
      <w:r w:rsidRPr="001C17D8">
        <w:rPr>
          <w:color w:val="000000" w:themeColor="text1"/>
          <w:u w:val="single"/>
        </w:rPr>
        <w:t>192.168.0.100</w:t>
      </w:r>
    </w:p>
    <w:p w14:paraId="2850834C" w14:textId="77777777" w:rsidR="00087936" w:rsidRDefault="00087936" w:rsidP="0086487E">
      <w:pPr>
        <w:pStyle w:val="BodyTextL50"/>
        <w:keepNext/>
        <w:tabs>
          <w:tab w:val="right" w:leader="underscore" w:pos="10080"/>
        </w:tabs>
      </w:pPr>
      <w:r w:rsidRPr="0082485A">
        <w:lastRenderedPageBreak/>
        <w:t>What is the subnet mask of the computer?</w:t>
      </w:r>
    </w:p>
    <w:p w14:paraId="33C9B7C0" w14:textId="0084FB33" w:rsidR="00087936" w:rsidRPr="001C17D8" w:rsidRDefault="001C17D8" w:rsidP="00087936">
      <w:pPr>
        <w:pStyle w:val="AnswerLineL50"/>
        <w:rPr>
          <w:u w:val="single"/>
        </w:rPr>
      </w:pPr>
      <w:r w:rsidRPr="001C17D8">
        <w:rPr>
          <w:color w:val="000000" w:themeColor="text1"/>
          <w:u w:val="single"/>
        </w:rPr>
        <w:t>255.255.255.0</w:t>
      </w:r>
    </w:p>
    <w:p w14:paraId="5C9B22FB" w14:textId="77777777" w:rsidR="00087936" w:rsidRDefault="00087936" w:rsidP="0086487E">
      <w:pPr>
        <w:pStyle w:val="BodyTextL50"/>
        <w:keepNext/>
        <w:tabs>
          <w:tab w:val="right" w:leader="underscore" w:pos="10080"/>
        </w:tabs>
        <w:rPr>
          <w:rFonts w:eastAsia="Times New Roman"/>
          <w:color w:val="000000"/>
        </w:rPr>
      </w:pPr>
      <w:r w:rsidRPr="00E466D0">
        <w:rPr>
          <w:rFonts w:eastAsia="Times New Roman"/>
          <w:color w:val="000000"/>
        </w:rPr>
        <w:t>What is the default gateway of the computer?</w:t>
      </w:r>
    </w:p>
    <w:p w14:paraId="4699D60B" w14:textId="3EC8910C" w:rsidR="00087936" w:rsidRPr="001C17D8" w:rsidRDefault="001C17D8" w:rsidP="00087936">
      <w:pPr>
        <w:pStyle w:val="AnswerLineL50"/>
        <w:rPr>
          <w:color w:val="000000" w:themeColor="text1"/>
          <w:u w:val="single"/>
        </w:rPr>
      </w:pPr>
      <w:r w:rsidRPr="001C17D8">
        <w:rPr>
          <w:color w:val="000000" w:themeColor="text1"/>
          <w:u w:val="single"/>
        </w:rPr>
        <w:t>192.168.0.1</w:t>
      </w:r>
    </w:p>
    <w:p w14:paraId="16B53C31" w14:textId="77777777" w:rsidR="00087936" w:rsidRPr="00E466D0" w:rsidRDefault="00087936" w:rsidP="00087936">
      <w:pPr>
        <w:pStyle w:val="SubStepAlpha"/>
      </w:pPr>
      <w:r w:rsidRPr="0082485A">
        <w:t xml:space="preserve">Close the </w:t>
      </w:r>
      <w:r w:rsidRPr="0082485A">
        <w:rPr>
          <w:b/>
          <w:bCs/>
        </w:rPr>
        <w:t xml:space="preserve">IP Configuration </w:t>
      </w:r>
      <w:r w:rsidRPr="00E466D0">
        <w:t>window.</w:t>
      </w:r>
    </w:p>
    <w:p w14:paraId="41D2CF42" w14:textId="77777777" w:rsidR="00087936" w:rsidRPr="0082485A" w:rsidRDefault="00087936" w:rsidP="00087936">
      <w:pPr>
        <w:pStyle w:val="BodyTextL25"/>
        <w:rPr>
          <w:sz w:val="24"/>
          <w:szCs w:val="24"/>
        </w:rPr>
      </w:pPr>
      <w:r w:rsidRPr="0082485A">
        <w:rPr>
          <w:b/>
          <w:bCs/>
        </w:rPr>
        <w:t>Note</w:t>
      </w:r>
      <w:r w:rsidRPr="00727D13">
        <w:rPr>
          <w:bCs/>
        </w:rPr>
        <w:t xml:space="preserve">: </w:t>
      </w:r>
      <w:r w:rsidRPr="0082485A">
        <w:t xml:space="preserve">Values can vary within the network range due </w:t>
      </w:r>
      <w:r>
        <w:t xml:space="preserve">to </w:t>
      </w:r>
      <w:r w:rsidRPr="0082485A">
        <w:t>normal DHCP operation.</w:t>
      </w:r>
    </w:p>
    <w:p w14:paraId="4F65FE4D" w14:textId="77777777" w:rsidR="00087936" w:rsidRPr="0082485A" w:rsidRDefault="00087936" w:rsidP="00087936">
      <w:pPr>
        <w:pStyle w:val="Heading3"/>
        <w:rPr>
          <w:rFonts w:eastAsiaTheme="minorEastAsia"/>
        </w:rPr>
      </w:pPr>
      <w:r>
        <w:rPr>
          <w:rFonts w:eastAsiaTheme="minorEastAsia"/>
          <w:bCs w:val="0"/>
        </w:rPr>
        <w:t xml:space="preserve">Connect </w:t>
      </w:r>
      <w:r w:rsidRPr="0082485A">
        <w:rPr>
          <w:rFonts w:eastAsiaTheme="minorEastAsia"/>
        </w:rPr>
        <w:t xml:space="preserve">to the </w:t>
      </w:r>
      <w:r>
        <w:rPr>
          <w:rFonts w:eastAsiaTheme="minorEastAsia"/>
        </w:rPr>
        <w:t>WR Web Interface</w:t>
      </w:r>
      <w:r>
        <w:rPr>
          <w:rFonts w:eastAsiaTheme="minorEastAsia"/>
          <w:bCs w:val="0"/>
        </w:rPr>
        <w:t>.</w:t>
      </w:r>
    </w:p>
    <w:p w14:paraId="16D9BC52" w14:textId="77777777" w:rsidR="00087936" w:rsidRDefault="00087936" w:rsidP="00087936">
      <w:pPr>
        <w:pStyle w:val="SubStepAlpha"/>
      </w:pPr>
      <w:r>
        <w:t>In</w:t>
      </w:r>
      <w:r w:rsidRPr="0082485A">
        <w:t xml:space="preserve"> the </w:t>
      </w:r>
      <w:r w:rsidRPr="00030D4E">
        <w:rPr>
          <w:b/>
          <w:bCs/>
        </w:rPr>
        <w:t>Desktop</w:t>
      </w:r>
      <w:r w:rsidRPr="0082485A">
        <w:t xml:space="preserve"> tab </w:t>
      </w:r>
      <w:r>
        <w:t>on</w:t>
      </w:r>
      <w:r w:rsidRPr="0082485A">
        <w:t xml:space="preserve"> </w:t>
      </w:r>
      <w:r>
        <w:rPr>
          <w:b/>
          <w:bCs/>
        </w:rPr>
        <w:t>Admin</w:t>
      </w:r>
      <w:r w:rsidRPr="0082485A">
        <w:t xml:space="preserve">, </w:t>
      </w:r>
      <w:r>
        <w:t>c</w:t>
      </w:r>
      <w:r w:rsidRPr="0082485A">
        <w:t xml:space="preserve">hoose </w:t>
      </w:r>
      <w:r w:rsidRPr="00030D4E">
        <w:rPr>
          <w:b/>
          <w:bCs/>
        </w:rPr>
        <w:t>Web Browser</w:t>
      </w:r>
      <w:r w:rsidRPr="00E466D0">
        <w:t>.</w:t>
      </w:r>
    </w:p>
    <w:p w14:paraId="3A1A624B" w14:textId="77777777" w:rsidR="00087936" w:rsidRPr="00E466D0" w:rsidRDefault="00087936" w:rsidP="00087936">
      <w:pPr>
        <w:pStyle w:val="SubStepAlpha"/>
      </w:pPr>
      <w:r>
        <w:t xml:space="preserve">Enter </w:t>
      </w:r>
      <w:r w:rsidRPr="00030D4E">
        <w:rPr>
          <w:b/>
        </w:rPr>
        <w:t>192.168.0.1</w:t>
      </w:r>
      <w:r w:rsidRPr="00DD6C67">
        <w:t xml:space="preserve"> </w:t>
      </w:r>
      <w:r>
        <w:t>in the URL field</w:t>
      </w:r>
      <w:r w:rsidRPr="00DD6C67" w:rsidDel="00D86EAF">
        <w:t xml:space="preserve"> </w:t>
      </w:r>
      <w:r>
        <w:t>to open the web configuration page of the wireless router.</w:t>
      </w:r>
    </w:p>
    <w:p w14:paraId="21399C2F" w14:textId="77777777" w:rsidR="00087936" w:rsidRPr="00E466D0" w:rsidRDefault="00087936" w:rsidP="00087936">
      <w:pPr>
        <w:pStyle w:val="SubStepAlpha"/>
      </w:pPr>
      <w:r>
        <w:t xml:space="preserve">Use </w:t>
      </w:r>
      <w:r w:rsidRPr="0098289E">
        <w:rPr>
          <w:b/>
        </w:rPr>
        <w:t>admin</w:t>
      </w:r>
      <w:r>
        <w:t xml:space="preserve"> for both the username and password.</w:t>
      </w:r>
    </w:p>
    <w:p w14:paraId="3A296EBF" w14:textId="77777777" w:rsidR="00DC7452" w:rsidRDefault="00087936" w:rsidP="00087936">
      <w:pPr>
        <w:pStyle w:val="SubStepAlpha"/>
      </w:pPr>
      <w:r>
        <w:t xml:space="preserve">Under the Network Setup heading on the </w:t>
      </w:r>
      <w:r w:rsidRPr="00DD6C67">
        <w:rPr>
          <w:b/>
        </w:rPr>
        <w:t>Basic Setup</w:t>
      </w:r>
      <w:r>
        <w:t xml:space="preserve"> page, notice the IP address range for the DHCP server.</w:t>
      </w:r>
    </w:p>
    <w:p w14:paraId="628A6DA7" w14:textId="77777777" w:rsidR="00DC7452" w:rsidRDefault="00DC7452" w:rsidP="00DC7452">
      <w:pPr>
        <w:pStyle w:val="Heading4"/>
      </w:pPr>
      <w:r>
        <w:t>Question:</w:t>
      </w:r>
    </w:p>
    <w:p w14:paraId="739D7875" w14:textId="77777777" w:rsidR="00087936" w:rsidRDefault="00087936" w:rsidP="00DC7452">
      <w:pPr>
        <w:pStyle w:val="BodyTextL50"/>
        <w:keepNext/>
      </w:pPr>
      <w:r w:rsidRPr="0082485A">
        <w:t>Is</w:t>
      </w:r>
      <w:r>
        <w:t xml:space="preserve"> the IP address for</w:t>
      </w:r>
      <w:r w:rsidRPr="0082485A">
        <w:t xml:space="preserve"> </w:t>
      </w:r>
      <w:r>
        <w:rPr>
          <w:b/>
          <w:bCs/>
        </w:rPr>
        <w:t>Admin</w:t>
      </w:r>
      <w:r w:rsidRPr="00897A48">
        <w:rPr>
          <w:bCs/>
        </w:rPr>
        <w:t xml:space="preserve"> </w:t>
      </w:r>
      <w:r w:rsidRPr="0082485A">
        <w:t>within this range?</w:t>
      </w:r>
      <w:r>
        <w:t xml:space="preserve"> Is it expected? Explain your answer.</w:t>
      </w:r>
    </w:p>
    <w:p w14:paraId="7B2303B5" w14:textId="314C14F7" w:rsidR="00087936" w:rsidRPr="001C17D8" w:rsidRDefault="001C17D8" w:rsidP="00DC7452">
      <w:pPr>
        <w:pStyle w:val="AnswerLineL50"/>
        <w:rPr>
          <w:color w:val="000000" w:themeColor="text1"/>
          <w:u w:val="single"/>
        </w:rPr>
      </w:pPr>
      <w:r w:rsidRPr="001C17D8">
        <w:rPr>
          <w:color w:val="000000" w:themeColor="text1"/>
          <w:u w:val="single"/>
        </w:rPr>
        <w:t>Yes, The IP is within this range and yes, it is expected that the range of the IP address of the admin is within the range of the router. The router manages the range of the IP address specially in connecting locally.</w:t>
      </w:r>
    </w:p>
    <w:p w14:paraId="0952237B" w14:textId="77777777" w:rsidR="00087936" w:rsidRPr="0082485A" w:rsidRDefault="00087936" w:rsidP="00087936">
      <w:pPr>
        <w:pStyle w:val="Heading3"/>
        <w:rPr>
          <w:rFonts w:eastAsiaTheme="minorEastAsia"/>
        </w:rPr>
      </w:pPr>
      <w:r w:rsidRPr="0082485A">
        <w:rPr>
          <w:rFonts w:eastAsiaTheme="minorEastAsia"/>
        </w:rPr>
        <w:t>Configur</w:t>
      </w:r>
      <w:r>
        <w:rPr>
          <w:rFonts w:eastAsiaTheme="minorEastAsia"/>
        </w:rPr>
        <w:t>e the</w:t>
      </w:r>
      <w:r w:rsidRPr="0082485A">
        <w:rPr>
          <w:rFonts w:eastAsiaTheme="minorEastAsia"/>
        </w:rPr>
        <w:t xml:space="preserve"> </w:t>
      </w:r>
      <w:r>
        <w:rPr>
          <w:rFonts w:eastAsiaTheme="minorEastAsia"/>
        </w:rPr>
        <w:t>Internet Port of WR.</w:t>
      </w:r>
    </w:p>
    <w:p w14:paraId="2F27C860" w14:textId="77777777" w:rsidR="00087936" w:rsidRPr="002F17AF" w:rsidRDefault="00087936" w:rsidP="00087936">
      <w:pPr>
        <w:pStyle w:val="BodyTextL25"/>
      </w:pPr>
      <w:r>
        <w:t xml:space="preserve">In this step, </w:t>
      </w:r>
      <w:r>
        <w:rPr>
          <w:b/>
        </w:rPr>
        <w:t>WR</w:t>
      </w:r>
      <w:r>
        <w:t xml:space="preserve"> is configured to route the packets from the wireless clients to internet. You will configure the </w:t>
      </w:r>
      <w:r>
        <w:rPr>
          <w:b/>
        </w:rPr>
        <w:t>Internet</w:t>
      </w:r>
      <w:r>
        <w:t xml:space="preserve"> port on </w:t>
      </w:r>
      <w:r>
        <w:rPr>
          <w:b/>
        </w:rPr>
        <w:t>WR</w:t>
      </w:r>
      <w:r>
        <w:t xml:space="preserve"> to connect to the internet.</w:t>
      </w:r>
    </w:p>
    <w:p w14:paraId="243EE88A" w14:textId="77777777" w:rsidR="00087936" w:rsidRPr="00E466D0" w:rsidRDefault="00087936" w:rsidP="00087936">
      <w:pPr>
        <w:pStyle w:val="SubStepAlpha"/>
      </w:pPr>
      <w:r>
        <w:t xml:space="preserve">Under the </w:t>
      </w:r>
      <w:r>
        <w:rPr>
          <w:b/>
        </w:rPr>
        <w:t xml:space="preserve">Internet </w:t>
      </w:r>
      <w:r w:rsidRPr="002F17AF">
        <w:rPr>
          <w:b/>
        </w:rPr>
        <w:t>Setup</w:t>
      </w:r>
      <w:r w:rsidRPr="00DD6C67">
        <w:rPr>
          <w:b/>
        </w:rPr>
        <w:t xml:space="preserve"> </w:t>
      </w:r>
      <w:r>
        <w:t xml:space="preserve">at the top of the </w:t>
      </w:r>
      <w:r>
        <w:rPr>
          <w:b/>
        </w:rPr>
        <w:t xml:space="preserve">Basic </w:t>
      </w:r>
      <w:r w:rsidRPr="002F17AF">
        <w:rPr>
          <w:b/>
        </w:rPr>
        <w:t>Setup</w:t>
      </w:r>
      <w:r>
        <w:t xml:space="preserve"> page, c</w:t>
      </w:r>
      <w:r w:rsidRPr="002F17AF">
        <w:t>hange</w:t>
      </w:r>
      <w:r w:rsidRPr="0082485A">
        <w:t xml:space="preserve"> the Internet IP address method from </w:t>
      </w:r>
      <w:r w:rsidRPr="0082485A">
        <w:rPr>
          <w:b/>
          <w:bCs/>
        </w:rPr>
        <w:t xml:space="preserve">Automatic Configuration – DHCP </w:t>
      </w:r>
      <w:r w:rsidRPr="0082485A">
        <w:t xml:space="preserve">to </w:t>
      </w:r>
      <w:r w:rsidRPr="0082485A">
        <w:rPr>
          <w:b/>
          <w:bCs/>
        </w:rPr>
        <w:t>Static IP</w:t>
      </w:r>
      <w:r w:rsidRPr="00E466D0">
        <w:t>.</w:t>
      </w:r>
    </w:p>
    <w:p w14:paraId="1C6BAB8F" w14:textId="77777777" w:rsidR="00087936" w:rsidRPr="00E466D0" w:rsidRDefault="00087936" w:rsidP="00087936">
      <w:pPr>
        <w:pStyle w:val="SubStepAlpha"/>
      </w:pPr>
      <w:r w:rsidRPr="0082485A">
        <w:t xml:space="preserve">Type the IP address to be assigned to the Internet interface as </w:t>
      </w:r>
      <w:r w:rsidRPr="00E466D0">
        <w:t>follows:</w:t>
      </w:r>
    </w:p>
    <w:p w14:paraId="69A153FB" w14:textId="77777777" w:rsidR="00087936" w:rsidRPr="0082485A" w:rsidRDefault="00087936" w:rsidP="00DC7452">
      <w:pPr>
        <w:pStyle w:val="BodyTextL50"/>
        <w:tabs>
          <w:tab w:val="left" w:pos="2790"/>
        </w:tabs>
        <w:rPr>
          <w:sz w:val="24"/>
          <w:szCs w:val="24"/>
        </w:rPr>
      </w:pPr>
      <w:r w:rsidRPr="00E466D0">
        <w:rPr>
          <w:b/>
        </w:rPr>
        <w:t>Internet IP Address</w:t>
      </w:r>
      <w:r>
        <w:t xml:space="preserve">: </w:t>
      </w:r>
      <w:r>
        <w:tab/>
        <w:t>209.165.200.225</w:t>
      </w:r>
    </w:p>
    <w:p w14:paraId="6D1FA583" w14:textId="77777777" w:rsidR="00087936" w:rsidRPr="0082485A" w:rsidRDefault="00087936" w:rsidP="00DC7452">
      <w:pPr>
        <w:pStyle w:val="BodyTextL50"/>
        <w:tabs>
          <w:tab w:val="left" w:pos="2790"/>
        </w:tabs>
        <w:rPr>
          <w:sz w:val="24"/>
          <w:szCs w:val="24"/>
        </w:rPr>
      </w:pPr>
      <w:r w:rsidRPr="00E466D0">
        <w:rPr>
          <w:b/>
        </w:rPr>
        <w:t>Subnet Mask</w:t>
      </w:r>
      <w:r>
        <w:t xml:space="preserve">: </w:t>
      </w:r>
      <w:r>
        <w:tab/>
      </w:r>
      <w:r w:rsidRPr="0082485A">
        <w:t>255.255.255.</w:t>
      </w:r>
      <w:r>
        <w:t>252</w:t>
      </w:r>
    </w:p>
    <w:p w14:paraId="721D90EB" w14:textId="77777777" w:rsidR="00087936" w:rsidRDefault="00087936" w:rsidP="00DC7452">
      <w:pPr>
        <w:pStyle w:val="BodyTextL50"/>
        <w:tabs>
          <w:tab w:val="left" w:pos="2790"/>
        </w:tabs>
      </w:pPr>
      <w:r w:rsidRPr="00E466D0">
        <w:rPr>
          <w:b/>
        </w:rPr>
        <w:t>Default Gateway</w:t>
      </w:r>
      <w:r>
        <w:t xml:space="preserve">: </w:t>
      </w:r>
      <w:r>
        <w:tab/>
        <w:t>209.165.200.226</w:t>
      </w:r>
    </w:p>
    <w:p w14:paraId="734D6ACC" w14:textId="77777777" w:rsidR="00087936" w:rsidRPr="00897A48" w:rsidRDefault="00087936" w:rsidP="00DC7452">
      <w:pPr>
        <w:pStyle w:val="BodyTextL50"/>
        <w:tabs>
          <w:tab w:val="left" w:pos="2790"/>
        </w:tabs>
      </w:pPr>
      <w:r w:rsidRPr="00184A54">
        <w:rPr>
          <w:b/>
        </w:rPr>
        <w:t>DNS Server</w:t>
      </w:r>
      <w:r>
        <w:t xml:space="preserve">: </w:t>
      </w:r>
      <w:r w:rsidRPr="00897A48">
        <w:tab/>
        <w:t>209.165.201.1</w:t>
      </w:r>
    </w:p>
    <w:p w14:paraId="7C0715CF" w14:textId="77777777" w:rsidR="00087936" w:rsidRDefault="00087936" w:rsidP="00087936">
      <w:pPr>
        <w:pStyle w:val="SubStepAlpha"/>
      </w:pPr>
      <w:r w:rsidRPr="0082485A">
        <w:t xml:space="preserve">Scroll down the page and click </w:t>
      </w:r>
      <w:r w:rsidRPr="0082485A">
        <w:rPr>
          <w:b/>
          <w:bCs/>
        </w:rPr>
        <w:t>Save Settings</w:t>
      </w:r>
      <w:r w:rsidRPr="00E466D0">
        <w:t>.</w:t>
      </w:r>
    </w:p>
    <w:p w14:paraId="36DC9039" w14:textId="77777777" w:rsidR="00087936" w:rsidRDefault="00087936" w:rsidP="00087936">
      <w:pPr>
        <w:pStyle w:val="BodyTextL50"/>
      </w:pPr>
      <w:r w:rsidRPr="00897A48">
        <w:rPr>
          <w:b/>
        </w:rPr>
        <w:t>Note</w:t>
      </w:r>
      <w:r w:rsidRPr="00C05756">
        <w:t xml:space="preserve">: If you get a </w:t>
      </w:r>
      <w:r w:rsidRPr="00897A48">
        <w:rPr>
          <w:b/>
        </w:rPr>
        <w:t>Request Timeout</w:t>
      </w:r>
      <w:r w:rsidRPr="00C05756">
        <w:t xml:space="preserve"> message, close the Admin window and wait for the orange </w:t>
      </w:r>
      <w:r>
        <w:t>lights</w:t>
      </w:r>
      <w:r w:rsidRPr="00C05756">
        <w:t xml:space="preserve"> to turn </w:t>
      </w:r>
      <w:r>
        <w:t xml:space="preserve">into </w:t>
      </w:r>
      <w:r w:rsidRPr="00C05756">
        <w:t>green</w:t>
      </w:r>
      <w:r>
        <w:t xml:space="preserve"> triangles</w:t>
      </w:r>
      <w:r w:rsidRPr="00C05756">
        <w:t xml:space="preserve">. </w:t>
      </w:r>
      <w:r>
        <w:t xml:space="preserve">Click the fast forward button to make this happen faster. </w:t>
      </w:r>
      <w:r w:rsidRPr="00C05756">
        <w:t xml:space="preserve">Then reconnect to </w:t>
      </w:r>
      <w:r w:rsidRPr="00897A48">
        <w:rPr>
          <w:b/>
        </w:rPr>
        <w:t>WR</w:t>
      </w:r>
      <w:r w:rsidRPr="00C05756">
        <w:t xml:space="preserve"> from </w:t>
      </w:r>
      <w:r w:rsidRPr="00897A48">
        <w:rPr>
          <w:b/>
        </w:rPr>
        <w:t>Admin’s</w:t>
      </w:r>
      <w:r w:rsidRPr="00C05756">
        <w:t xml:space="preserve"> browser using the process explained in Step 3.</w:t>
      </w:r>
    </w:p>
    <w:p w14:paraId="4695B572" w14:textId="77777777" w:rsidR="00087936" w:rsidRDefault="00087936" w:rsidP="00087936">
      <w:pPr>
        <w:pStyle w:val="SubStepAlpha"/>
      </w:pPr>
      <w:r>
        <w:t xml:space="preserve">To verify connectivity, open a new web browser and navigate to </w:t>
      </w:r>
      <w:r w:rsidRPr="00897A48">
        <w:rPr>
          <w:b/>
        </w:rPr>
        <w:t>www.cisco.pka</w:t>
      </w:r>
      <w:r>
        <w:t xml:space="preserve"> server.</w:t>
      </w:r>
    </w:p>
    <w:p w14:paraId="785EAEFA" w14:textId="77777777" w:rsidR="00087936" w:rsidRPr="00E466D0" w:rsidRDefault="00087936" w:rsidP="00087936">
      <w:pPr>
        <w:pStyle w:val="BodyTextL50"/>
      </w:pPr>
      <w:r>
        <w:rPr>
          <w:b/>
        </w:rPr>
        <w:t>Note</w:t>
      </w:r>
      <w:r>
        <w:t xml:space="preserve"> It may take a few seconds for the network to converge. Click </w:t>
      </w:r>
      <w:r>
        <w:rPr>
          <w:b/>
        </w:rPr>
        <w:t xml:space="preserve">Fast Forward Time </w:t>
      </w:r>
      <w:r>
        <w:t xml:space="preserve">or </w:t>
      </w:r>
      <w:proofErr w:type="spellStart"/>
      <w:r>
        <w:rPr>
          <w:b/>
        </w:rPr>
        <w:t>Alt+D</w:t>
      </w:r>
      <w:proofErr w:type="spellEnd"/>
      <w:r>
        <w:t xml:space="preserve"> to speed up the process.</w:t>
      </w:r>
    </w:p>
    <w:p w14:paraId="636BA17B" w14:textId="77777777" w:rsidR="00087936" w:rsidRDefault="00087936" w:rsidP="00087936">
      <w:pPr>
        <w:pStyle w:val="Heading2"/>
        <w:ind w:left="1080" w:hanging="1080"/>
      </w:pPr>
      <w:r>
        <w:t>Configure the Wireless Settings</w:t>
      </w:r>
    </w:p>
    <w:p w14:paraId="331EE4D8" w14:textId="77777777" w:rsidR="00087936" w:rsidRPr="00897A48" w:rsidRDefault="00087936" w:rsidP="00087936">
      <w:pPr>
        <w:pStyle w:val="BodyTextL25"/>
      </w:pPr>
      <w:r>
        <w:t>In this activity, you will only configure the wireless settings for 2.4 GHz.</w:t>
      </w:r>
    </w:p>
    <w:p w14:paraId="433E014B" w14:textId="77777777" w:rsidR="00087936" w:rsidRPr="0082485A" w:rsidRDefault="00087936" w:rsidP="00087936">
      <w:pPr>
        <w:pStyle w:val="Heading3"/>
        <w:rPr>
          <w:rFonts w:eastAsiaTheme="minorEastAsia"/>
        </w:rPr>
      </w:pPr>
      <w:r w:rsidRPr="0082485A">
        <w:rPr>
          <w:rFonts w:eastAsiaTheme="minorEastAsia"/>
        </w:rPr>
        <w:t>Configur</w:t>
      </w:r>
      <w:r>
        <w:rPr>
          <w:rFonts w:eastAsiaTheme="minorEastAsia"/>
        </w:rPr>
        <w:t>e the</w:t>
      </w:r>
      <w:r w:rsidRPr="0082485A">
        <w:rPr>
          <w:rFonts w:eastAsiaTheme="minorEastAsia"/>
        </w:rPr>
        <w:t xml:space="preserve"> </w:t>
      </w:r>
      <w:r>
        <w:rPr>
          <w:rFonts w:eastAsiaTheme="minorEastAsia"/>
        </w:rPr>
        <w:t>WR</w:t>
      </w:r>
      <w:r w:rsidRPr="0082485A">
        <w:rPr>
          <w:rFonts w:eastAsiaTheme="minorEastAsia"/>
        </w:rPr>
        <w:t xml:space="preserve"> SSID</w:t>
      </w:r>
      <w:r>
        <w:rPr>
          <w:rFonts w:eastAsiaTheme="minorEastAsia"/>
        </w:rPr>
        <w:t>.</w:t>
      </w:r>
    </w:p>
    <w:p w14:paraId="3CC47762" w14:textId="77777777" w:rsidR="00087936" w:rsidRDefault="00087936" w:rsidP="00087936">
      <w:pPr>
        <w:pStyle w:val="SubStepAlpha"/>
      </w:pPr>
      <w:r>
        <w:t xml:space="preserve">Navigate to the </w:t>
      </w:r>
      <w:r w:rsidRPr="00897A48">
        <w:rPr>
          <w:b/>
        </w:rPr>
        <w:t>WR</w:t>
      </w:r>
      <w:r>
        <w:t xml:space="preserve"> GUI interface at </w:t>
      </w:r>
      <w:r w:rsidRPr="00897A48">
        <w:rPr>
          <w:b/>
        </w:rPr>
        <w:t>192.168.0.1</w:t>
      </w:r>
      <w:r>
        <w:t xml:space="preserve"> in a web browser on </w:t>
      </w:r>
      <w:r w:rsidRPr="00897A48">
        <w:rPr>
          <w:b/>
        </w:rPr>
        <w:t>Admin</w:t>
      </w:r>
      <w:r>
        <w:t>.</w:t>
      </w:r>
    </w:p>
    <w:p w14:paraId="5824BBF9" w14:textId="77777777" w:rsidR="00087936" w:rsidRPr="00E466D0" w:rsidRDefault="00087936" w:rsidP="00087936">
      <w:pPr>
        <w:pStyle w:val="SubStepAlpha"/>
      </w:pPr>
      <w:r w:rsidRPr="0082485A">
        <w:lastRenderedPageBreak/>
        <w:t xml:space="preserve">Navigate to </w:t>
      </w:r>
      <w:r w:rsidRPr="0082485A">
        <w:rPr>
          <w:b/>
          <w:bCs/>
        </w:rPr>
        <w:t>Wireless &gt; Basic Wireless Settings</w:t>
      </w:r>
      <w:r w:rsidRPr="00E466D0">
        <w:t>.</w:t>
      </w:r>
    </w:p>
    <w:p w14:paraId="144C2357" w14:textId="77777777" w:rsidR="00087936" w:rsidRDefault="00087936" w:rsidP="00087936">
      <w:pPr>
        <w:pStyle w:val="SubStepAlpha"/>
      </w:pPr>
      <w:r w:rsidRPr="0082485A">
        <w:t xml:space="preserve">Change </w:t>
      </w:r>
      <w:r w:rsidRPr="0082485A">
        <w:rPr>
          <w:b/>
          <w:bCs/>
        </w:rPr>
        <w:t>Network Name (SSID)</w:t>
      </w:r>
      <w:r w:rsidRPr="0082485A">
        <w:t xml:space="preserve"> to </w:t>
      </w:r>
      <w:proofErr w:type="spellStart"/>
      <w:r w:rsidRPr="0082485A">
        <w:rPr>
          <w:b/>
          <w:bCs/>
        </w:rPr>
        <w:t>aCompany</w:t>
      </w:r>
      <w:proofErr w:type="spellEnd"/>
      <w:r>
        <w:rPr>
          <w:bCs/>
        </w:rPr>
        <w:t xml:space="preserve"> for only 2.4 GHz</w:t>
      </w:r>
      <w:r w:rsidRPr="0082485A">
        <w:t>. Notice that SSIDs are case-</w:t>
      </w:r>
      <w:r w:rsidRPr="00E466D0">
        <w:t>sensitive.</w:t>
      </w:r>
    </w:p>
    <w:p w14:paraId="47F478F4" w14:textId="77777777" w:rsidR="00087936" w:rsidRDefault="00087936" w:rsidP="00087936">
      <w:pPr>
        <w:pStyle w:val="SubStepAlpha"/>
      </w:pPr>
      <w:r>
        <w:t xml:space="preserve">Change the </w:t>
      </w:r>
      <w:r>
        <w:rPr>
          <w:b/>
        </w:rPr>
        <w:t>Standard Channel</w:t>
      </w:r>
      <w:r>
        <w:t xml:space="preserve"> to </w:t>
      </w:r>
      <w:r>
        <w:rPr>
          <w:b/>
        </w:rPr>
        <w:t>6 - 2.437GHz</w:t>
      </w:r>
      <w:r>
        <w:t>.</w:t>
      </w:r>
    </w:p>
    <w:p w14:paraId="08D0F2E6" w14:textId="77777777" w:rsidR="00087936" w:rsidRPr="00E466D0" w:rsidRDefault="00087936" w:rsidP="00087936">
      <w:pPr>
        <w:pStyle w:val="SubStepAlpha"/>
      </w:pPr>
      <w:r>
        <w:t>For this activity, disable both 5 GHz frequencies. Leave the rest of the settings unchanged.</w:t>
      </w:r>
    </w:p>
    <w:p w14:paraId="53031541" w14:textId="77777777" w:rsidR="00087936" w:rsidRDefault="00087936" w:rsidP="00087936">
      <w:pPr>
        <w:pStyle w:val="SubStepAlpha"/>
      </w:pPr>
      <w:r w:rsidRPr="0082485A">
        <w:t xml:space="preserve">Scroll </w:t>
      </w:r>
      <w:r>
        <w:t>to the bottom of the window</w:t>
      </w:r>
      <w:r w:rsidRPr="0082485A">
        <w:t xml:space="preserve"> and click </w:t>
      </w:r>
      <w:r w:rsidRPr="0082485A">
        <w:rPr>
          <w:b/>
          <w:bCs/>
        </w:rPr>
        <w:t>Save Settings</w:t>
      </w:r>
      <w:r w:rsidRPr="00E466D0">
        <w:t>.</w:t>
      </w:r>
    </w:p>
    <w:p w14:paraId="38534531" w14:textId="77777777" w:rsidR="00087936" w:rsidRDefault="00087936" w:rsidP="00087936">
      <w:pPr>
        <w:pStyle w:val="Heading3"/>
      </w:pPr>
      <w:r>
        <w:t>Configure wireless security settings.</w:t>
      </w:r>
    </w:p>
    <w:p w14:paraId="6D9235D3" w14:textId="77777777" w:rsidR="00087936" w:rsidRPr="00FC4F5E" w:rsidRDefault="00087936" w:rsidP="00087936">
      <w:pPr>
        <w:pStyle w:val="BodyTextL25"/>
      </w:pPr>
      <w:r>
        <w:t>In this step, you configure the wireless security settings using WPA2 security mode with encryption and passphrase.</w:t>
      </w:r>
    </w:p>
    <w:p w14:paraId="1D27D55E" w14:textId="77777777" w:rsidR="00087936" w:rsidRDefault="00087936" w:rsidP="00087936">
      <w:pPr>
        <w:pStyle w:val="SubStepAlpha"/>
      </w:pPr>
      <w:r w:rsidRPr="0082485A">
        <w:t xml:space="preserve">Navigate to </w:t>
      </w:r>
      <w:r w:rsidRPr="0082485A">
        <w:rPr>
          <w:b/>
          <w:bCs/>
        </w:rPr>
        <w:t xml:space="preserve">Wireless &gt; </w:t>
      </w:r>
      <w:r>
        <w:rPr>
          <w:b/>
          <w:bCs/>
        </w:rPr>
        <w:t>Wireless Security</w:t>
      </w:r>
      <w:r w:rsidRPr="00E466D0">
        <w:t>.</w:t>
      </w:r>
    </w:p>
    <w:p w14:paraId="1C31386A" w14:textId="77777777" w:rsidR="00087936" w:rsidRDefault="00087936" w:rsidP="00087936">
      <w:pPr>
        <w:pStyle w:val="SubStepAlpha"/>
      </w:pPr>
      <w:r>
        <w:t xml:space="preserve">Under the 2.4 GHz heading, select </w:t>
      </w:r>
      <w:r w:rsidRPr="00897A48">
        <w:rPr>
          <w:b/>
        </w:rPr>
        <w:t>WPA2 Personal</w:t>
      </w:r>
      <w:r>
        <w:t xml:space="preserve"> for the Security Mode.</w:t>
      </w:r>
    </w:p>
    <w:p w14:paraId="274DF601" w14:textId="77777777" w:rsidR="00087936" w:rsidRDefault="00087936" w:rsidP="00087936">
      <w:pPr>
        <w:pStyle w:val="SubStepAlpha"/>
      </w:pPr>
      <w:r>
        <w:t xml:space="preserve">For the Encryption field, keep the default </w:t>
      </w:r>
      <w:r>
        <w:rPr>
          <w:b/>
        </w:rPr>
        <w:t xml:space="preserve">AES </w:t>
      </w:r>
      <w:r>
        <w:t>setting.</w:t>
      </w:r>
    </w:p>
    <w:p w14:paraId="74E34061" w14:textId="77777777" w:rsidR="00087936" w:rsidRDefault="00087936" w:rsidP="00087936">
      <w:pPr>
        <w:pStyle w:val="SubStepAlpha"/>
      </w:pPr>
      <w:r>
        <w:t xml:space="preserve">In the Passphrase field, enter </w:t>
      </w:r>
      <w:r>
        <w:rPr>
          <w:b/>
        </w:rPr>
        <w:t>Cisco123!</w:t>
      </w:r>
      <w:r>
        <w:t xml:space="preserve"> as the passphrase.</w:t>
      </w:r>
    </w:p>
    <w:p w14:paraId="4D29B609" w14:textId="77777777" w:rsidR="00087936" w:rsidRDefault="00087936" w:rsidP="00087936">
      <w:pPr>
        <w:pStyle w:val="SubStepAlpha"/>
      </w:pPr>
      <w:r>
        <w:t xml:space="preserve">Click </w:t>
      </w:r>
      <w:r>
        <w:rPr>
          <w:b/>
        </w:rPr>
        <w:t>Save Settings</w:t>
      </w:r>
      <w:r>
        <w:t>.</w:t>
      </w:r>
    </w:p>
    <w:p w14:paraId="54394738" w14:textId="77777777" w:rsidR="00087936" w:rsidRPr="00FC4F5E" w:rsidRDefault="00087936" w:rsidP="00087936">
      <w:pPr>
        <w:pStyle w:val="SubStepAlpha"/>
      </w:pPr>
      <w:r>
        <w:t xml:space="preserve">Verify that the settings in the </w:t>
      </w:r>
      <w:r>
        <w:rPr>
          <w:b/>
        </w:rPr>
        <w:t xml:space="preserve">Basic Wireless Settings </w:t>
      </w:r>
      <w:r>
        <w:t xml:space="preserve">and </w:t>
      </w:r>
      <w:r>
        <w:rPr>
          <w:b/>
        </w:rPr>
        <w:t>Wireless Security</w:t>
      </w:r>
      <w:r>
        <w:t xml:space="preserve"> pages are correct and saved.</w:t>
      </w:r>
    </w:p>
    <w:p w14:paraId="346E01EA" w14:textId="77777777" w:rsidR="00087936" w:rsidRDefault="00087936" w:rsidP="00087936">
      <w:pPr>
        <w:pStyle w:val="Heading3"/>
      </w:pPr>
      <w:r>
        <w:t>Connect the Wireless Clients.</w:t>
      </w:r>
    </w:p>
    <w:p w14:paraId="7B4C4E4A" w14:textId="77777777" w:rsidR="00087936" w:rsidRDefault="00087936" w:rsidP="00087936">
      <w:pPr>
        <w:pStyle w:val="SubStepAlpha"/>
      </w:pPr>
      <w:r>
        <w:t xml:space="preserve">Open </w:t>
      </w:r>
      <w:r w:rsidRPr="00897A48">
        <w:rPr>
          <w:b/>
        </w:rPr>
        <w:t>Laptop1</w:t>
      </w:r>
      <w:r>
        <w:t xml:space="preserve">. Select </w:t>
      </w:r>
      <w:r>
        <w:rPr>
          <w:b/>
        </w:rPr>
        <w:t>Desktop</w:t>
      </w:r>
      <w:r>
        <w:t xml:space="preserve"> tab. Click </w:t>
      </w:r>
      <w:r>
        <w:rPr>
          <w:b/>
        </w:rPr>
        <w:t>PC Wireless</w:t>
      </w:r>
      <w:r>
        <w:t>.</w:t>
      </w:r>
    </w:p>
    <w:p w14:paraId="39645662" w14:textId="77777777" w:rsidR="00087936" w:rsidRDefault="00087936" w:rsidP="00087936">
      <w:pPr>
        <w:pStyle w:val="SubStepAlpha"/>
      </w:pPr>
      <w:r>
        <w:t xml:space="preserve">Select the </w:t>
      </w:r>
      <w:r>
        <w:rPr>
          <w:b/>
        </w:rPr>
        <w:t xml:space="preserve">Connect </w:t>
      </w:r>
      <w:r>
        <w:t xml:space="preserve">tab. Click </w:t>
      </w:r>
      <w:r>
        <w:rPr>
          <w:b/>
        </w:rPr>
        <w:t>Refresh</w:t>
      </w:r>
      <w:r>
        <w:t xml:space="preserve"> as necessary. Select the Wireless Network Name </w:t>
      </w:r>
      <w:proofErr w:type="spellStart"/>
      <w:r>
        <w:rPr>
          <w:b/>
        </w:rPr>
        <w:t>aCompany</w:t>
      </w:r>
      <w:proofErr w:type="spellEnd"/>
      <w:r>
        <w:t>.</w:t>
      </w:r>
    </w:p>
    <w:p w14:paraId="5952BDD9" w14:textId="77777777" w:rsidR="00087936" w:rsidRDefault="00087936" w:rsidP="00087936">
      <w:pPr>
        <w:pStyle w:val="SubStepAlpha"/>
      </w:pPr>
      <w:r>
        <w:t xml:space="preserve">Enter the passphrase configured in the previous step. Enter </w:t>
      </w:r>
      <w:r>
        <w:rPr>
          <w:b/>
        </w:rPr>
        <w:t>Cisco123!</w:t>
      </w:r>
      <w:r>
        <w:t xml:space="preserve"> In the pre-shared key field and click </w:t>
      </w:r>
      <w:r>
        <w:rPr>
          <w:b/>
        </w:rPr>
        <w:t>Connect</w:t>
      </w:r>
      <w:r>
        <w:t>. Close the PC Wireless window.</w:t>
      </w:r>
    </w:p>
    <w:p w14:paraId="564A1C46" w14:textId="77777777" w:rsidR="00087936" w:rsidRDefault="00087936" w:rsidP="00087936">
      <w:pPr>
        <w:pStyle w:val="SubStepAlpha"/>
      </w:pPr>
      <w:r>
        <w:t>Open a web browser and verify that you can navigate to</w:t>
      </w:r>
      <w:r w:rsidRPr="00897A48">
        <w:rPr>
          <w:b/>
        </w:rPr>
        <w:t xml:space="preserve"> www.cisco.pka</w:t>
      </w:r>
      <w:r>
        <w:t xml:space="preserve"> server.</w:t>
      </w:r>
    </w:p>
    <w:p w14:paraId="742B9F97" w14:textId="77777777" w:rsidR="00087936" w:rsidRDefault="00087936" w:rsidP="00087936">
      <w:pPr>
        <w:pStyle w:val="SubStepAlpha"/>
        <w:ind w:right="-438"/>
      </w:pPr>
      <w:r>
        <w:t xml:space="preserve">Repeat the above steps to connect </w:t>
      </w:r>
      <w:r>
        <w:rPr>
          <w:b/>
        </w:rPr>
        <w:t>Laptop2</w:t>
      </w:r>
      <w:r>
        <w:t xml:space="preserve"> to the wireless network.</w:t>
      </w:r>
    </w:p>
    <w:p w14:paraId="48964EDA" w14:textId="77777777" w:rsidR="00087936" w:rsidRDefault="00087936" w:rsidP="00087936">
      <w:pPr>
        <w:pStyle w:val="Heading2"/>
        <w:ind w:left="1080" w:hanging="1080"/>
      </w:pPr>
      <w:r>
        <w:t>Connect Wireless Clients to an Access Point</w:t>
      </w:r>
    </w:p>
    <w:p w14:paraId="495BE9B8" w14:textId="77777777" w:rsidR="00087936" w:rsidRDefault="00087936" w:rsidP="00087936">
      <w:pPr>
        <w:pStyle w:val="BodyTextL25"/>
      </w:pPr>
      <w:r>
        <w:t>An access point (AP) is a device that extends the wireless local area network. An access point is connected to a wired router using an Ethernet cable to project the signal to a desired location.</w:t>
      </w:r>
    </w:p>
    <w:p w14:paraId="66222097" w14:textId="77777777" w:rsidR="00087936" w:rsidRDefault="00087936" w:rsidP="00087936">
      <w:pPr>
        <w:pStyle w:val="Heading3"/>
      </w:pPr>
      <w:r>
        <w:t>Configure the Access Point.</w:t>
      </w:r>
    </w:p>
    <w:p w14:paraId="46493E83" w14:textId="77777777" w:rsidR="00087936" w:rsidRPr="00C46899" w:rsidRDefault="00087936" w:rsidP="00087936">
      <w:pPr>
        <w:pStyle w:val="SubStepAlpha"/>
      </w:pPr>
      <w:r>
        <w:t xml:space="preserve">Connect </w:t>
      </w:r>
      <w:r w:rsidRPr="00897A48">
        <w:rPr>
          <w:b/>
        </w:rPr>
        <w:t>Port 0</w:t>
      </w:r>
      <w:r>
        <w:t xml:space="preserve"> of </w:t>
      </w:r>
      <w:r>
        <w:rPr>
          <w:b/>
        </w:rPr>
        <w:t xml:space="preserve">AP </w:t>
      </w:r>
      <w:r>
        <w:t xml:space="preserve">to an available Ethernet port of </w:t>
      </w:r>
      <w:r>
        <w:rPr>
          <w:b/>
        </w:rPr>
        <w:t>WR</w:t>
      </w:r>
      <w:r>
        <w:t xml:space="preserve"> using a straight-through Ethernet cable.</w:t>
      </w:r>
    </w:p>
    <w:p w14:paraId="02EFF286" w14:textId="77777777" w:rsidR="00087936" w:rsidRDefault="00087936" w:rsidP="00087936">
      <w:pPr>
        <w:pStyle w:val="SubStepAlpha"/>
      </w:pPr>
      <w:r>
        <w:t xml:space="preserve">Click </w:t>
      </w:r>
      <w:r>
        <w:rPr>
          <w:b/>
        </w:rPr>
        <w:t>AP</w:t>
      </w:r>
      <w:r>
        <w:t xml:space="preserve">. Select the </w:t>
      </w:r>
      <w:r>
        <w:rPr>
          <w:b/>
        </w:rPr>
        <w:t xml:space="preserve">Config </w:t>
      </w:r>
      <w:r>
        <w:t>tab.</w:t>
      </w:r>
    </w:p>
    <w:p w14:paraId="4A37A45E" w14:textId="77777777" w:rsidR="00087936" w:rsidRDefault="00087936" w:rsidP="00087936">
      <w:pPr>
        <w:pStyle w:val="SubStepAlpha"/>
      </w:pPr>
      <w:r>
        <w:t xml:space="preserve">Under the INTERFACE heading, select </w:t>
      </w:r>
      <w:r w:rsidRPr="00897A48">
        <w:rPr>
          <w:b/>
        </w:rPr>
        <w:t>Port 1</w:t>
      </w:r>
      <w:r>
        <w:t>.</w:t>
      </w:r>
    </w:p>
    <w:p w14:paraId="53A99200" w14:textId="77777777" w:rsidR="00087936" w:rsidRDefault="00087936" w:rsidP="00087936">
      <w:pPr>
        <w:pStyle w:val="SubStepAlpha"/>
      </w:pPr>
      <w:r>
        <w:t xml:space="preserve">In the SSID field, enter </w:t>
      </w:r>
      <w:proofErr w:type="spellStart"/>
      <w:r>
        <w:rPr>
          <w:b/>
        </w:rPr>
        <w:t>aCompany</w:t>
      </w:r>
      <w:proofErr w:type="spellEnd"/>
      <w:r>
        <w:t>.</w:t>
      </w:r>
    </w:p>
    <w:p w14:paraId="2B52F167" w14:textId="77777777" w:rsidR="00087936" w:rsidRDefault="00087936" w:rsidP="00087936">
      <w:pPr>
        <w:pStyle w:val="SubStepAlpha"/>
      </w:pPr>
      <w:r>
        <w:t xml:space="preserve">Select </w:t>
      </w:r>
      <w:r w:rsidRPr="00897A48">
        <w:rPr>
          <w:b/>
        </w:rPr>
        <w:t>WPA2-PSK</w:t>
      </w:r>
      <w:r>
        <w:t xml:space="preserve">. Enter the passphrase </w:t>
      </w:r>
      <w:r>
        <w:rPr>
          <w:b/>
        </w:rPr>
        <w:t>Cisco123!</w:t>
      </w:r>
      <w:r>
        <w:t xml:space="preserve"> In the Pass Phrase field.</w:t>
      </w:r>
    </w:p>
    <w:p w14:paraId="2803C95F" w14:textId="77777777" w:rsidR="00087936" w:rsidRDefault="00087936" w:rsidP="00087936">
      <w:pPr>
        <w:pStyle w:val="SubStepAlpha"/>
      </w:pPr>
      <w:r>
        <w:t xml:space="preserve">Keep </w:t>
      </w:r>
      <w:r>
        <w:rPr>
          <w:b/>
        </w:rPr>
        <w:t>AES</w:t>
      </w:r>
      <w:r>
        <w:t xml:space="preserve"> as the default Encryption Type.</w:t>
      </w:r>
    </w:p>
    <w:p w14:paraId="345109E5" w14:textId="77777777" w:rsidR="00087936" w:rsidRDefault="00087936" w:rsidP="00087936">
      <w:pPr>
        <w:pStyle w:val="Heading3"/>
      </w:pPr>
      <w:r>
        <w:t>Connect the Wireless Clients.</w:t>
      </w:r>
    </w:p>
    <w:p w14:paraId="23F55B81" w14:textId="77777777" w:rsidR="00087936" w:rsidRDefault="00087936" w:rsidP="00087936">
      <w:pPr>
        <w:pStyle w:val="SubStepAlpha"/>
      </w:pPr>
      <w:r>
        <w:t xml:space="preserve">Open </w:t>
      </w:r>
      <w:r w:rsidRPr="002900A2">
        <w:rPr>
          <w:b/>
        </w:rPr>
        <w:t>Laptop</w:t>
      </w:r>
      <w:r>
        <w:rPr>
          <w:b/>
        </w:rPr>
        <w:t>3</w:t>
      </w:r>
      <w:r>
        <w:t xml:space="preserve">. Select </w:t>
      </w:r>
      <w:r>
        <w:rPr>
          <w:b/>
        </w:rPr>
        <w:t>Desktop</w:t>
      </w:r>
      <w:r>
        <w:t xml:space="preserve"> tab. Click </w:t>
      </w:r>
      <w:r>
        <w:rPr>
          <w:b/>
        </w:rPr>
        <w:t>PC Wireless</w:t>
      </w:r>
      <w:r>
        <w:t>.</w:t>
      </w:r>
    </w:p>
    <w:p w14:paraId="16C41804" w14:textId="77777777" w:rsidR="00087936" w:rsidRDefault="00087936" w:rsidP="00087936">
      <w:pPr>
        <w:pStyle w:val="SubStepAlpha"/>
      </w:pPr>
      <w:r>
        <w:t xml:space="preserve">Select the </w:t>
      </w:r>
      <w:r>
        <w:rPr>
          <w:b/>
        </w:rPr>
        <w:t xml:space="preserve">Connect </w:t>
      </w:r>
      <w:r>
        <w:t xml:space="preserve">tab. Click </w:t>
      </w:r>
      <w:r>
        <w:rPr>
          <w:b/>
        </w:rPr>
        <w:t>Refresh</w:t>
      </w:r>
      <w:r>
        <w:t xml:space="preserve"> as necessary. Select the Wireless Network Name </w:t>
      </w:r>
      <w:proofErr w:type="spellStart"/>
      <w:r>
        <w:rPr>
          <w:b/>
        </w:rPr>
        <w:t>aCompany</w:t>
      </w:r>
      <w:proofErr w:type="spellEnd"/>
      <w:r>
        <w:t xml:space="preserve"> with the stronger signal (Channel 1) and click </w:t>
      </w:r>
      <w:r>
        <w:rPr>
          <w:b/>
        </w:rPr>
        <w:t>Connect</w:t>
      </w:r>
      <w:r>
        <w:t>.</w:t>
      </w:r>
    </w:p>
    <w:p w14:paraId="7BDA151C" w14:textId="77777777" w:rsidR="00087936" w:rsidRDefault="00087936" w:rsidP="00087936">
      <w:pPr>
        <w:pStyle w:val="SubStepAlpha"/>
      </w:pPr>
      <w:r>
        <w:lastRenderedPageBreak/>
        <w:t xml:space="preserve">Open a web browser and verify that you can navigate to </w:t>
      </w:r>
      <w:r w:rsidRPr="00897A48">
        <w:rPr>
          <w:b/>
        </w:rPr>
        <w:t>www.cisco.pka</w:t>
      </w:r>
      <w:r>
        <w:t xml:space="preserve"> server.</w:t>
      </w:r>
    </w:p>
    <w:p w14:paraId="7868D432" w14:textId="77777777" w:rsidR="00087936" w:rsidRPr="00C46899" w:rsidRDefault="00087936" w:rsidP="00087936">
      <w:pPr>
        <w:pStyle w:val="Heading2"/>
        <w:ind w:left="1080" w:hanging="1080"/>
      </w:pPr>
      <w:r>
        <w:t>Other Administrative Tasks</w:t>
      </w:r>
    </w:p>
    <w:p w14:paraId="68A17A46" w14:textId="77777777" w:rsidR="00087936" w:rsidRPr="00E466D0" w:rsidRDefault="00087936" w:rsidP="00087936">
      <w:pPr>
        <w:pStyle w:val="Heading3"/>
        <w:rPr>
          <w:rFonts w:eastAsiaTheme="minorEastAsia"/>
        </w:rPr>
      </w:pPr>
      <w:r w:rsidRPr="0082485A">
        <w:rPr>
          <w:rFonts w:eastAsiaTheme="minorEastAsia"/>
        </w:rPr>
        <w:t>Change</w:t>
      </w:r>
      <w:r>
        <w:rPr>
          <w:rFonts w:eastAsiaTheme="minorEastAsia"/>
        </w:rPr>
        <w:t xml:space="preserve"> the</w:t>
      </w:r>
      <w:r w:rsidRPr="0082485A">
        <w:rPr>
          <w:rFonts w:eastAsiaTheme="minorEastAsia"/>
        </w:rPr>
        <w:t xml:space="preserve"> </w:t>
      </w:r>
      <w:r>
        <w:rPr>
          <w:rFonts w:eastAsiaTheme="minorEastAsia"/>
        </w:rPr>
        <w:t>WR</w:t>
      </w:r>
      <w:r w:rsidRPr="0082485A">
        <w:rPr>
          <w:rFonts w:eastAsiaTheme="minorEastAsia"/>
        </w:rPr>
        <w:t xml:space="preserve"> Access </w:t>
      </w:r>
      <w:r w:rsidRPr="00E466D0">
        <w:rPr>
          <w:rFonts w:eastAsiaTheme="minorEastAsia"/>
        </w:rPr>
        <w:t>Password</w:t>
      </w:r>
      <w:r>
        <w:rPr>
          <w:rFonts w:eastAsiaTheme="minorEastAsia"/>
        </w:rPr>
        <w:t>.</w:t>
      </w:r>
    </w:p>
    <w:p w14:paraId="15DCAFDE" w14:textId="77777777" w:rsidR="00087936" w:rsidRDefault="00087936" w:rsidP="00087936">
      <w:pPr>
        <w:pStyle w:val="SubStepAlpha"/>
      </w:pPr>
      <w:r>
        <w:t xml:space="preserve">On </w:t>
      </w:r>
      <w:r>
        <w:rPr>
          <w:b/>
        </w:rPr>
        <w:t>Admin</w:t>
      </w:r>
      <w:r>
        <w:t>, n</w:t>
      </w:r>
      <w:r w:rsidRPr="0082485A">
        <w:t>avigate to</w:t>
      </w:r>
      <w:r>
        <w:t xml:space="preserve"> WR GUI interface at </w:t>
      </w:r>
      <w:r w:rsidRPr="002900A2">
        <w:rPr>
          <w:b/>
        </w:rPr>
        <w:t>192.168.0.1</w:t>
      </w:r>
      <w:r>
        <w:t>.</w:t>
      </w:r>
    </w:p>
    <w:p w14:paraId="4E53825B" w14:textId="77777777" w:rsidR="00087936" w:rsidRPr="00E466D0" w:rsidRDefault="00087936" w:rsidP="00087936">
      <w:pPr>
        <w:pStyle w:val="SubStepAlpha"/>
      </w:pPr>
      <w:r w:rsidRPr="00897A48">
        <w:rPr>
          <w:bCs/>
        </w:rPr>
        <w:t xml:space="preserve">Navigate to </w:t>
      </w:r>
      <w:r w:rsidRPr="0082485A">
        <w:rPr>
          <w:b/>
          <w:bCs/>
        </w:rPr>
        <w:t>Administration &gt; Management</w:t>
      </w:r>
      <w:r w:rsidRPr="0082485A">
        <w:t xml:space="preserve"> and change the current</w:t>
      </w:r>
      <w:r w:rsidRPr="002F17AF">
        <w:t xml:space="preserve"> </w:t>
      </w:r>
      <w:r w:rsidRPr="00897A48">
        <w:rPr>
          <w:b/>
          <w:bCs/>
        </w:rPr>
        <w:t>Router</w:t>
      </w:r>
      <w:r w:rsidRPr="00897A48">
        <w:rPr>
          <w:b/>
        </w:rPr>
        <w:t xml:space="preserve"> Password</w:t>
      </w:r>
      <w:r w:rsidRPr="0082485A">
        <w:t xml:space="preserve"> to </w:t>
      </w:r>
      <w:r w:rsidRPr="0082485A">
        <w:rPr>
          <w:b/>
          <w:bCs/>
        </w:rPr>
        <w:t>cisco</w:t>
      </w:r>
      <w:r w:rsidRPr="00E466D0">
        <w:t>.</w:t>
      </w:r>
    </w:p>
    <w:p w14:paraId="74BCCB6D" w14:textId="77777777" w:rsidR="00087936" w:rsidRPr="00E466D0" w:rsidRDefault="00087936" w:rsidP="00087936">
      <w:pPr>
        <w:pStyle w:val="SubStepAlpha"/>
      </w:pPr>
      <w:r w:rsidRPr="0082485A">
        <w:t xml:space="preserve">Scroll </w:t>
      </w:r>
      <w:r>
        <w:t>to the bottom of</w:t>
      </w:r>
      <w:r w:rsidRPr="0082485A">
        <w:t xml:space="preserve"> the window and click </w:t>
      </w:r>
      <w:r w:rsidRPr="0082485A">
        <w:rPr>
          <w:b/>
        </w:rPr>
        <w:t>Save Settings</w:t>
      </w:r>
      <w:r w:rsidRPr="00E466D0">
        <w:t>.</w:t>
      </w:r>
    </w:p>
    <w:p w14:paraId="09D503CB" w14:textId="77777777" w:rsidR="00087936" w:rsidRPr="00E466D0" w:rsidRDefault="00087936" w:rsidP="00087936">
      <w:pPr>
        <w:pStyle w:val="SubStepAlpha"/>
      </w:pPr>
      <w:r>
        <w:t xml:space="preserve">Use the username </w:t>
      </w:r>
      <w:r w:rsidRPr="00DD6C67">
        <w:rPr>
          <w:b/>
        </w:rPr>
        <w:t>admin</w:t>
      </w:r>
      <w:r>
        <w:t xml:space="preserve"> and the new password </w:t>
      </w:r>
      <w:r w:rsidRPr="002F17AF">
        <w:rPr>
          <w:b/>
        </w:rPr>
        <w:t>cisco</w:t>
      </w:r>
      <w:r>
        <w:t xml:space="preserve"> when prompted to log in to the wireless router. Click </w:t>
      </w:r>
      <w:r>
        <w:rPr>
          <w:b/>
        </w:rPr>
        <w:t xml:space="preserve">OK </w:t>
      </w:r>
      <w:r>
        <w:t>to continue.</w:t>
      </w:r>
    </w:p>
    <w:p w14:paraId="4BFF4B80" w14:textId="77777777" w:rsidR="00087936" w:rsidRPr="00E466D0" w:rsidRDefault="00087936" w:rsidP="00087936">
      <w:pPr>
        <w:pStyle w:val="SubStepAlpha"/>
      </w:pPr>
      <w:r w:rsidRPr="0082485A">
        <w:t xml:space="preserve">Click </w:t>
      </w:r>
      <w:r w:rsidRPr="0082485A">
        <w:rPr>
          <w:b/>
          <w:bCs/>
        </w:rPr>
        <w:t>Continue</w:t>
      </w:r>
      <w:r w:rsidRPr="0082485A">
        <w:t xml:space="preserve"> and move on </w:t>
      </w:r>
      <w:r w:rsidRPr="00E466D0">
        <w:t xml:space="preserve">to </w:t>
      </w:r>
      <w:r>
        <w:t>the next step</w:t>
      </w:r>
      <w:r w:rsidRPr="00E466D0">
        <w:t>.</w:t>
      </w:r>
    </w:p>
    <w:p w14:paraId="1C0055A7" w14:textId="77777777" w:rsidR="00087936" w:rsidRPr="00E466D0" w:rsidRDefault="00087936" w:rsidP="00087936">
      <w:pPr>
        <w:pStyle w:val="Heading3"/>
        <w:rPr>
          <w:rFonts w:eastAsiaTheme="minorEastAsia"/>
        </w:rPr>
      </w:pPr>
      <w:r w:rsidRPr="00E466D0">
        <w:rPr>
          <w:rFonts w:eastAsiaTheme="minorEastAsia"/>
        </w:rPr>
        <w:t>Chang</w:t>
      </w:r>
      <w:r>
        <w:rPr>
          <w:rFonts w:eastAsiaTheme="minorEastAsia"/>
        </w:rPr>
        <w:t>e the</w:t>
      </w:r>
      <w:r w:rsidRPr="00E466D0">
        <w:rPr>
          <w:rFonts w:eastAsiaTheme="minorEastAsia"/>
        </w:rPr>
        <w:t xml:space="preserve"> DHCP address range in </w:t>
      </w:r>
      <w:r>
        <w:rPr>
          <w:rFonts w:eastAsiaTheme="minorEastAsia"/>
        </w:rPr>
        <w:t>WR.</w:t>
      </w:r>
    </w:p>
    <w:p w14:paraId="53E2AD93" w14:textId="77777777" w:rsidR="00087936" w:rsidRPr="0082485A" w:rsidRDefault="00087936" w:rsidP="00087936">
      <w:pPr>
        <w:pStyle w:val="BodyTextL25"/>
        <w:rPr>
          <w:sz w:val="24"/>
          <w:szCs w:val="24"/>
        </w:rPr>
      </w:pPr>
      <w:r>
        <w:t>In this step, you will change the internal network address from 192.168.0.0/24 to 192.168.50.0/24. When the LAN network address changes, the IP addresses on the devices in the LAN and WLAN must be renewed to receive new IP addresses before the lease is timed out.</w:t>
      </w:r>
    </w:p>
    <w:p w14:paraId="3A29CC4D" w14:textId="77777777" w:rsidR="00087936" w:rsidRPr="00E466D0" w:rsidRDefault="00087936" w:rsidP="00087936">
      <w:pPr>
        <w:pStyle w:val="SubStepAlpha"/>
      </w:pPr>
      <w:r w:rsidRPr="0082485A">
        <w:t xml:space="preserve">Navigate to </w:t>
      </w:r>
      <w:r w:rsidRPr="0082485A">
        <w:rPr>
          <w:b/>
          <w:bCs/>
        </w:rPr>
        <w:t>Setup &gt; Basic Setup</w:t>
      </w:r>
      <w:r w:rsidRPr="00E466D0">
        <w:t>.</w:t>
      </w:r>
    </w:p>
    <w:p w14:paraId="708F6F06" w14:textId="77777777" w:rsidR="00087936" w:rsidRPr="00E466D0" w:rsidRDefault="00087936" w:rsidP="00087936">
      <w:pPr>
        <w:pStyle w:val="SubStepAlpha"/>
      </w:pPr>
      <w:r w:rsidRPr="0082485A">
        <w:t xml:space="preserve">Scroll down the page to </w:t>
      </w:r>
      <w:r w:rsidRPr="0082485A">
        <w:rPr>
          <w:b/>
          <w:bCs/>
        </w:rPr>
        <w:t>Network Setup</w:t>
      </w:r>
      <w:r w:rsidRPr="00E466D0">
        <w:t>.</w:t>
      </w:r>
    </w:p>
    <w:p w14:paraId="49A33D34" w14:textId="77777777" w:rsidR="00087936" w:rsidRDefault="00087936" w:rsidP="00087936">
      <w:pPr>
        <w:pStyle w:val="SubStepAlpha"/>
      </w:pPr>
      <w:r w:rsidRPr="0082485A">
        <w:t>The IP address assigned to</w:t>
      </w:r>
      <w:r>
        <w:t xml:space="preserve"> </w:t>
      </w:r>
      <w:r>
        <w:rPr>
          <w:b/>
        </w:rPr>
        <w:t>Router IP</w:t>
      </w:r>
      <w:r>
        <w:t xml:space="preserve"> </w:t>
      </w:r>
      <w:r w:rsidRPr="0082485A">
        <w:t>is 192.168.0.1. Change it to 192.168.50.</w:t>
      </w:r>
      <w:r w:rsidRPr="00E466D0">
        <w:t>1.</w:t>
      </w:r>
      <w:r>
        <w:t xml:space="preserve"> Verify that IP address still start at .100, and there are 50 available IP addresses in the DHCP pool.</w:t>
      </w:r>
    </w:p>
    <w:p w14:paraId="166FCFD5" w14:textId="77777777" w:rsidR="00087936" w:rsidRPr="00E466D0" w:rsidRDefault="00087936" w:rsidP="00087936">
      <w:pPr>
        <w:pStyle w:val="SubStepAlpha"/>
      </w:pPr>
      <w:r>
        <w:t xml:space="preserve">Add </w:t>
      </w:r>
      <w:r>
        <w:rPr>
          <w:b/>
        </w:rPr>
        <w:t xml:space="preserve">209.165.201.1 </w:t>
      </w:r>
      <w:r>
        <w:t>as the DNS server with the DHCP settings.</w:t>
      </w:r>
    </w:p>
    <w:p w14:paraId="5A84CCFC" w14:textId="77777777" w:rsidR="00087936" w:rsidRPr="00E466D0" w:rsidRDefault="00087936" w:rsidP="00087936">
      <w:pPr>
        <w:pStyle w:val="SubStepAlpha"/>
      </w:pPr>
      <w:r w:rsidRPr="0082485A">
        <w:t xml:space="preserve">Scroll </w:t>
      </w:r>
      <w:r>
        <w:t>to the bottom of the window</w:t>
      </w:r>
      <w:r w:rsidRPr="0082485A">
        <w:t xml:space="preserve"> and click </w:t>
      </w:r>
      <w:r w:rsidRPr="0082485A">
        <w:rPr>
          <w:b/>
          <w:bCs/>
        </w:rPr>
        <w:t>Save Settings</w:t>
      </w:r>
      <w:r w:rsidRPr="00E466D0">
        <w:t>.</w:t>
      </w:r>
    </w:p>
    <w:p w14:paraId="33B8B8A3" w14:textId="77777777" w:rsidR="00DC7452" w:rsidRDefault="00087936" w:rsidP="00087936">
      <w:pPr>
        <w:pStyle w:val="SubStepAlpha"/>
        <w:keepNext/>
      </w:pPr>
      <w:r w:rsidRPr="0082485A">
        <w:t>Note that the DHCP range of address</w:t>
      </w:r>
      <w:r>
        <w:t>es</w:t>
      </w:r>
      <w:r w:rsidRPr="0082485A">
        <w:t xml:space="preserve"> has been automatically updated to reflect the interface IP address </w:t>
      </w:r>
      <w:r w:rsidRPr="00E466D0">
        <w:t>change.</w:t>
      </w:r>
      <w:r>
        <w:t xml:space="preserve"> The Web Browser will display a </w:t>
      </w:r>
      <w:r>
        <w:rPr>
          <w:b/>
        </w:rPr>
        <w:t>Request Timeout</w:t>
      </w:r>
      <w:r>
        <w:t xml:space="preserve"> after a short time. </w:t>
      </w:r>
    </w:p>
    <w:p w14:paraId="50901DEE" w14:textId="77777777" w:rsidR="00DC7452" w:rsidRDefault="00DC7452" w:rsidP="00DC7452">
      <w:pPr>
        <w:pStyle w:val="Heading4"/>
      </w:pPr>
      <w:r>
        <w:t>Question:</w:t>
      </w:r>
    </w:p>
    <w:p w14:paraId="43D90FB3" w14:textId="77777777" w:rsidR="00087936" w:rsidRDefault="00087936" w:rsidP="00DC7452">
      <w:pPr>
        <w:pStyle w:val="BodyTextL50"/>
        <w:keepNext/>
      </w:pPr>
      <w:r>
        <w:t>Why?</w:t>
      </w:r>
    </w:p>
    <w:p w14:paraId="793C1081" w14:textId="1018B541" w:rsidR="00087936" w:rsidRPr="0087457A" w:rsidRDefault="0087457A" w:rsidP="00DC7452">
      <w:pPr>
        <w:pStyle w:val="AnswerLineL50"/>
        <w:rPr>
          <w:color w:val="000000" w:themeColor="text1"/>
          <w:u w:val="single"/>
        </w:rPr>
      </w:pPr>
      <w:r w:rsidRPr="0087457A">
        <w:rPr>
          <w:color w:val="000000" w:themeColor="text1"/>
          <w:u w:val="single"/>
        </w:rPr>
        <w:t>Based on my perspective, g</w:t>
      </w:r>
      <w:r w:rsidR="001C17D8" w:rsidRPr="0087457A">
        <w:rPr>
          <w:color w:val="000000" w:themeColor="text1"/>
          <w:u w:val="single"/>
        </w:rPr>
        <w:t xml:space="preserve">iven that the recent interface IP address and the DHCP has been changed, all of the IP address had to reset and be processed to change all of its </w:t>
      </w:r>
      <w:r w:rsidRPr="0087457A">
        <w:rPr>
          <w:color w:val="000000" w:themeColor="text1"/>
          <w:u w:val="single"/>
        </w:rPr>
        <w:t xml:space="preserve">links </w:t>
      </w:r>
      <w:r w:rsidR="001C17D8" w:rsidRPr="0087457A">
        <w:rPr>
          <w:color w:val="000000" w:themeColor="text1"/>
          <w:u w:val="single"/>
        </w:rPr>
        <w:t>to the new IP address.</w:t>
      </w:r>
      <w:r w:rsidRPr="0087457A">
        <w:rPr>
          <w:color w:val="000000" w:themeColor="text1"/>
          <w:u w:val="single"/>
        </w:rPr>
        <w:t xml:space="preserve"> Thus, we had to configurate in the Command Prompt, ipconfig /renew to re-acquire its new IP information via DHCP.</w:t>
      </w:r>
    </w:p>
    <w:p w14:paraId="105213D6" w14:textId="77777777" w:rsidR="00087936" w:rsidRPr="00E466D0" w:rsidRDefault="00087936" w:rsidP="00087936">
      <w:pPr>
        <w:pStyle w:val="SubStepAlpha"/>
      </w:pPr>
      <w:r w:rsidRPr="0082485A">
        <w:t xml:space="preserve">Close the </w:t>
      </w:r>
      <w:r>
        <w:rPr>
          <w:b/>
          <w:bCs/>
        </w:rPr>
        <w:t>Admin</w:t>
      </w:r>
      <w:r w:rsidRPr="001411B1">
        <w:rPr>
          <w:b/>
          <w:bCs/>
        </w:rPr>
        <w:t xml:space="preserve"> </w:t>
      </w:r>
      <w:r w:rsidRPr="0082485A">
        <w:t>web</w:t>
      </w:r>
      <w:r w:rsidRPr="001411B1">
        <w:rPr>
          <w:b/>
          <w:bCs/>
        </w:rPr>
        <w:t xml:space="preserve"> </w:t>
      </w:r>
      <w:r w:rsidRPr="00E466D0">
        <w:t>browser.</w:t>
      </w:r>
    </w:p>
    <w:p w14:paraId="37CFACAB" w14:textId="77777777" w:rsidR="00087936" w:rsidRPr="00E466D0" w:rsidRDefault="00087936" w:rsidP="00087936">
      <w:pPr>
        <w:pStyle w:val="SubStepAlpha"/>
      </w:pPr>
      <w:r>
        <w:t>In</w:t>
      </w:r>
      <w:r w:rsidRPr="0082485A">
        <w:t xml:space="preserve"> </w:t>
      </w:r>
      <w:r>
        <w:rPr>
          <w:b/>
          <w:bCs/>
        </w:rPr>
        <w:t>Admin</w:t>
      </w:r>
      <w:r w:rsidRPr="0082485A">
        <w:rPr>
          <w:b/>
          <w:bCs/>
        </w:rPr>
        <w:t xml:space="preserve"> Desktop </w:t>
      </w:r>
      <w:r w:rsidRPr="0082485A">
        <w:t>tab</w:t>
      </w:r>
      <w:r>
        <w:t>, c</w:t>
      </w:r>
      <w:r w:rsidRPr="0082485A">
        <w:t xml:space="preserve">lick </w:t>
      </w:r>
      <w:r w:rsidRPr="0082485A">
        <w:rPr>
          <w:b/>
          <w:bCs/>
        </w:rPr>
        <w:t>Command Prompt</w:t>
      </w:r>
      <w:r w:rsidRPr="00E466D0">
        <w:t>.</w:t>
      </w:r>
    </w:p>
    <w:p w14:paraId="351FF13E" w14:textId="77777777" w:rsidR="00087936" w:rsidRDefault="00087936" w:rsidP="00087936">
      <w:pPr>
        <w:pStyle w:val="SubStepAlpha"/>
      </w:pPr>
      <w:r w:rsidRPr="0082485A">
        <w:t xml:space="preserve">Type </w:t>
      </w:r>
      <w:r w:rsidRPr="002F17AF">
        <w:rPr>
          <w:b/>
          <w:bCs/>
        </w:rPr>
        <w:t xml:space="preserve">ipconfig /renew </w:t>
      </w:r>
      <w:r w:rsidRPr="0082485A">
        <w:t xml:space="preserve">to force </w:t>
      </w:r>
      <w:r>
        <w:rPr>
          <w:b/>
          <w:bCs/>
        </w:rPr>
        <w:t>Admin</w:t>
      </w:r>
      <w:r w:rsidRPr="002F17AF">
        <w:rPr>
          <w:b/>
          <w:bCs/>
        </w:rPr>
        <w:t xml:space="preserve"> </w:t>
      </w:r>
      <w:r w:rsidRPr="0082485A">
        <w:t xml:space="preserve">re-acquire its IP information </w:t>
      </w:r>
      <w:r w:rsidRPr="00E466D0">
        <w:t>via DHCP.</w:t>
      </w:r>
    </w:p>
    <w:p w14:paraId="25769830" w14:textId="77777777" w:rsidR="00DC7452" w:rsidRDefault="00DC7452" w:rsidP="00DC7452">
      <w:pPr>
        <w:pStyle w:val="Heading4"/>
      </w:pPr>
      <w:r>
        <w:t>Question:</w:t>
      </w:r>
    </w:p>
    <w:p w14:paraId="51B939E9" w14:textId="77777777" w:rsidR="00087936" w:rsidRDefault="00087936" w:rsidP="00087936">
      <w:pPr>
        <w:pStyle w:val="SubStepAlpha"/>
        <w:keepNext/>
        <w:numPr>
          <w:ilvl w:val="0"/>
          <w:numId w:val="0"/>
        </w:numPr>
        <w:ind w:left="720"/>
      </w:pPr>
      <w:r>
        <w:t xml:space="preserve">What is the new IP address information for </w:t>
      </w:r>
      <w:r>
        <w:rPr>
          <w:b/>
        </w:rPr>
        <w:t>Admin</w:t>
      </w:r>
      <w:r>
        <w:t>?</w:t>
      </w:r>
    </w:p>
    <w:p w14:paraId="49EF7CA1" w14:textId="4D8F2D02" w:rsidR="00087936" w:rsidRPr="001C17D8" w:rsidRDefault="001C17D8" w:rsidP="00DC7452">
      <w:pPr>
        <w:pStyle w:val="AnswerLineL50"/>
        <w:rPr>
          <w:color w:val="000000" w:themeColor="text1"/>
          <w:u w:val="single"/>
        </w:rPr>
      </w:pPr>
      <w:r w:rsidRPr="001C17D8">
        <w:rPr>
          <w:color w:val="000000" w:themeColor="text1"/>
          <w:u w:val="single"/>
        </w:rPr>
        <w:t>192.168.50.102</w:t>
      </w:r>
    </w:p>
    <w:p w14:paraId="038D164B" w14:textId="77777777" w:rsidR="00087936" w:rsidRDefault="00087936" w:rsidP="00087936">
      <w:pPr>
        <w:pStyle w:val="SubStepAlpha"/>
      </w:pPr>
      <w:r>
        <w:t xml:space="preserve">Verify that you can still navigate to </w:t>
      </w:r>
      <w:r w:rsidRPr="00897A48">
        <w:rPr>
          <w:b/>
        </w:rPr>
        <w:t>www.cisco.pka</w:t>
      </w:r>
      <w:r>
        <w:t xml:space="preserve"> server.</w:t>
      </w:r>
    </w:p>
    <w:p w14:paraId="569CDAA4" w14:textId="77777777" w:rsidR="00087936" w:rsidRDefault="00087936" w:rsidP="00087936">
      <w:pPr>
        <w:pStyle w:val="SubStepAlpha"/>
      </w:pPr>
      <w:r>
        <w:t xml:space="preserve">Renew the IP address on other laptops to verify that you can still navigate to </w:t>
      </w:r>
      <w:r w:rsidRPr="00897A48">
        <w:rPr>
          <w:b/>
        </w:rPr>
        <w:t>www.cisco.pka</w:t>
      </w:r>
      <w:r>
        <w:t xml:space="preserve"> server.</w:t>
      </w:r>
    </w:p>
    <w:p w14:paraId="5A7CA389" w14:textId="77777777" w:rsidR="00DC7452" w:rsidRDefault="00087936" w:rsidP="00087936">
      <w:pPr>
        <w:pStyle w:val="SubStepAlpha"/>
      </w:pPr>
      <w:r>
        <w:t xml:space="preserve">Notice that </w:t>
      </w:r>
      <w:r w:rsidRPr="00897A48">
        <w:rPr>
          <w:b/>
        </w:rPr>
        <w:t>Laptop1</w:t>
      </w:r>
      <w:r>
        <w:t xml:space="preserve"> connected to the </w:t>
      </w:r>
      <w:r w:rsidRPr="00897A48">
        <w:rPr>
          <w:b/>
        </w:rPr>
        <w:t>AP</w:t>
      </w:r>
      <w:r>
        <w:t xml:space="preserve"> instead of </w:t>
      </w:r>
      <w:r w:rsidRPr="00897A48">
        <w:rPr>
          <w:b/>
        </w:rPr>
        <w:t>WR</w:t>
      </w:r>
      <w:r w:rsidR="00DC7452">
        <w:t>.</w:t>
      </w:r>
    </w:p>
    <w:p w14:paraId="7A9AB66D" w14:textId="77777777" w:rsidR="00DC7452" w:rsidRDefault="00DC7452" w:rsidP="00DC7452">
      <w:pPr>
        <w:pStyle w:val="Heading4"/>
      </w:pPr>
      <w:r>
        <w:lastRenderedPageBreak/>
        <w:t>Question:</w:t>
      </w:r>
    </w:p>
    <w:p w14:paraId="1C5576E0" w14:textId="77777777" w:rsidR="00087936" w:rsidRDefault="00087936" w:rsidP="00DC7452">
      <w:pPr>
        <w:pStyle w:val="BodyTextL50"/>
        <w:keepNext/>
      </w:pPr>
      <w:r>
        <w:t>Why?</w:t>
      </w:r>
    </w:p>
    <w:p w14:paraId="15BE2BD8" w14:textId="16654C9B" w:rsidR="00087936" w:rsidRDefault="0087457A" w:rsidP="00DC7452">
      <w:pPr>
        <w:pStyle w:val="AnswerLineL50"/>
      </w:pPr>
      <w:r w:rsidRPr="0079231A">
        <w:rPr>
          <w:color w:val="000000" w:themeColor="text1"/>
          <w:u w:val="single"/>
        </w:rPr>
        <w:t xml:space="preserve">Based on my perspective and experience to network </w:t>
      </w:r>
      <w:r w:rsidR="0079231A" w:rsidRPr="0079231A">
        <w:rPr>
          <w:color w:val="000000" w:themeColor="text1"/>
          <w:u w:val="single"/>
        </w:rPr>
        <w:t>routers, when it comes to automatic connections / wireless networks, Devices chooses the strongest signal connection to provide a stronger internet connection. And in my opinion, when we have configurated the IP addresses, it also read the same IP address of the AP; it automatically connects to the strongest signal percentage</w:t>
      </w:r>
      <w:r w:rsidR="0079231A">
        <w:t>.</w:t>
      </w:r>
    </w:p>
    <w:p w14:paraId="3BA4C759" w14:textId="7BA3F04D" w:rsidR="0024177E" w:rsidRDefault="0024177E" w:rsidP="0079231A">
      <w:pPr>
        <w:pStyle w:val="ConfigWindow"/>
        <w:jc w:val="center"/>
        <w:pPrChange w:id="0" w:author="Gabriel Inlayo" w:date="2025-09-11T10:08:00Z" w16du:dateUtc="2025-09-11T02:08:00Z">
          <w:pPr>
            <w:pStyle w:val="ConfigWindow"/>
          </w:pPr>
        </w:pPrChange>
      </w:pPr>
      <w:r w:rsidRPr="0024177E">
        <w:t>End of Document</w:t>
      </w:r>
      <w:r w:rsidR="0079231A" w:rsidRPr="0079231A">
        <w:drawing>
          <wp:inline distT="0" distB="0" distL="0" distR="0" wp14:anchorId="5B46A44B" wp14:editId="31E70609">
            <wp:extent cx="5767793" cy="6276975"/>
            <wp:effectExtent l="0" t="0" r="4445" b="0"/>
            <wp:docPr id="459545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5110" name="Picture 1" descr="A screenshot of a computer&#10;&#10;AI-generated content may be incorrect."/>
                    <pic:cNvPicPr/>
                  </pic:nvPicPr>
                  <pic:blipFill>
                    <a:blip r:embed="rId8"/>
                    <a:stretch>
                      <a:fillRect/>
                    </a:stretch>
                  </pic:blipFill>
                  <pic:spPr>
                    <a:xfrm>
                      <a:off x="0" y="0"/>
                      <a:ext cx="5769743" cy="6279097"/>
                    </a:xfrm>
                    <a:prstGeom prst="rect">
                      <a:avLst/>
                    </a:prstGeom>
                  </pic:spPr>
                </pic:pic>
              </a:graphicData>
            </a:graphic>
          </wp:inline>
        </w:drawing>
      </w:r>
    </w:p>
    <w:p w14:paraId="21F110E5" w14:textId="623481D0" w:rsidR="0079231A" w:rsidRPr="0079231A" w:rsidRDefault="0079231A" w:rsidP="0079231A">
      <w:pPr>
        <w:pStyle w:val="BodyTextL25"/>
      </w:pPr>
      <w:r w:rsidRPr="0079231A">
        <w:lastRenderedPageBreak/>
        <w:drawing>
          <wp:anchor distT="0" distB="0" distL="114300" distR="114300" simplePos="0" relativeHeight="251658240" behindDoc="0" locked="0" layoutInCell="1" allowOverlap="1" wp14:anchorId="15D7C95D" wp14:editId="1DBC772C">
            <wp:simplePos x="2846567" y="970059"/>
            <wp:positionH relativeFrom="column">
              <wp:posOffset>2848555</wp:posOffset>
            </wp:positionH>
            <wp:positionV relativeFrom="paragraph">
              <wp:align>top</wp:align>
            </wp:positionV>
            <wp:extent cx="2305372" cy="1181265"/>
            <wp:effectExtent l="0" t="0" r="0" b="0"/>
            <wp:wrapSquare wrapText="bothSides"/>
            <wp:docPr id="11386254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5400" name="Picture 1"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05372" cy="1181265"/>
                    </a:xfrm>
                    <a:prstGeom prst="rect">
                      <a:avLst/>
                    </a:prstGeom>
                  </pic:spPr>
                </pic:pic>
              </a:graphicData>
            </a:graphic>
          </wp:anchor>
        </w:drawing>
      </w:r>
      <w:ins w:id="1" w:author="Gabriel Inlayo" w:date="2025-09-11T10:09:00Z" w16du:dateUtc="2025-09-11T02:09:00Z">
        <w:r>
          <w:br w:type="textWrapping" w:clear="all"/>
        </w:r>
      </w:ins>
    </w:p>
    <w:sectPr w:rsidR="0079231A" w:rsidRPr="0079231A" w:rsidSect="00882B63">
      <w:headerReference w:type="even" r:id="rId10"/>
      <w:headerReference w:type="default" r:id="rId11"/>
      <w:footerReference w:type="even" r:id="rId12"/>
      <w:footerReference w:type="default" r:id="rId13"/>
      <w:headerReference w:type="first" r:id="rId14"/>
      <w:footerReference w:type="first" r:id="rId15"/>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A00C5" w14:textId="77777777" w:rsidR="003C02B1" w:rsidRDefault="003C02B1" w:rsidP="00710659">
      <w:pPr>
        <w:spacing w:after="0" w:line="240" w:lineRule="auto"/>
      </w:pPr>
      <w:r>
        <w:separator/>
      </w:r>
    </w:p>
    <w:p w14:paraId="6BCC4182" w14:textId="77777777" w:rsidR="003C02B1" w:rsidRDefault="003C02B1"/>
  </w:endnote>
  <w:endnote w:type="continuationSeparator" w:id="0">
    <w:p w14:paraId="3294333B" w14:textId="77777777" w:rsidR="003C02B1" w:rsidRDefault="003C02B1" w:rsidP="00710659">
      <w:pPr>
        <w:spacing w:after="0" w:line="240" w:lineRule="auto"/>
      </w:pPr>
      <w:r>
        <w:continuationSeparator/>
      </w:r>
    </w:p>
    <w:p w14:paraId="7A7E3798" w14:textId="77777777" w:rsidR="003C02B1" w:rsidRDefault="003C02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F87D0" w14:textId="77777777" w:rsidR="0079231A" w:rsidRDefault="00792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8E65" w14:textId="77777777" w:rsidR="00926CB2" w:rsidRPr="00882B63" w:rsidRDefault="008E00D5" w:rsidP="00E859E3">
    <w:pPr>
      <w:pStyle w:val="Footer"/>
      <w:rPr>
        <w:szCs w:val="16"/>
      </w:rPr>
    </w:pPr>
    <w:r w:rsidRPr="00B31F19">
      <w:sym w:font="Symbol" w:char="F0E3"/>
    </w:r>
    <w:r>
      <w:t xml:space="preserve"> </w:t>
    </w:r>
    <w:sdt>
      <w:sdtPr>
        <w:alias w:val="Comments"/>
        <w:tag w:val=""/>
        <w:id w:val="1599146086"/>
        <w:placeholder>
          <w:docPart w:val="73EB0AE5D6B64886BC638FEFF720A133"/>
        </w:placeholder>
        <w:dataBinding w:prefixMappings="xmlns:ns0='http://purl.org/dc/elements/1.1/' xmlns:ns1='http://schemas.openxmlformats.org/package/2006/metadata/core-properties' " w:xpath="/ns1:coreProperties[1]/ns0:description[1]" w:storeItemID="{6C3C8BC8-F283-45AE-878A-BAB7291924A1}"/>
        <w:text w:multiLine="1"/>
      </w:sdtPr>
      <w:sdtContent>
        <w:r w:rsidR="001063DC">
          <w:t>2015</w:t>
        </w:r>
      </w:sdtContent>
    </w:sdt>
    <w:r>
      <w:t xml:space="preserve"> - </w:t>
    </w:r>
    <w:r>
      <w:fldChar w:fldCharType="begin"/>
    </w:r>
    <w:r>
      <w:instrText xml:space="preserve"> SAVEDATE  \@ "yyyy"  \* MERGEFORMAT </w:instrText>
    </w:r>
    <w:r>
      <w:fldChar w:fldCharType="separate"/>
    </w:r>
    <w:r w:rsidR="001C17D8">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087936">
      <w:rPr>
        <w:b/>
        <w:szCs w:val="16"/>
      </w:rPr>
      <w:fldChar w:fldCharType="begin"/>
    </w:r>
    <w:r w:rsidRPr="00087936">
      <w:rPr>
        <w:b/>
        <w:szCs w:val="16"/>
      </w:rPr>
      <w:instrText xml:space="preserve"> PAGE </w:instrText>
    </w:r>
    <w:r w:rsidRPr="00087936">
      <w:rPr>
        <w:b/>
        <w:szCs w:val="16"/>
      </w:rPr>
      <w:fldChar w:fldCharType="separate"/>
    </w:r>
    <w:r w:rsidR="0086487E">
      <w:rPr>
        <w:b/>
        <w:noProof/>
        <w:szCs w:val="16"/>
      </w:rPr>
      <w:t>4</w:t>
    </w:r>
    <w:r w:rsidRPr="00087936">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6487E">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364D" w14:textId="77777777" w:rsidR="00882B63" w:rsidRPr="00882B63" w:rsidRDefault="00882B63" w:rsidP="00E859E3">
    <w:pPr>
      <w:pStyle w:val="Footer"/>
      <w:rPr>
        <w:szCs w:val="16"/>
      </w:rPr>
    </w:pPr>
    <w:r w:rsidRPr="00B31F19">
      <w:sym w:font="Symbol" w:char="F0E3"/>
    </w:r>
    <w:r w:rsidR="001063DC">
      <w:t xml:space="preserve"> </w:t>
    </w:r>
    <w:sdt>
      <w:sdtPr>
        <w:alias w:val="Comments"/>
        <w:tag w:val=""/>
        <w:id w:val="1944801218"/>
        <w:placeholder>
          <w:docPart w:val="32E19A521E084A4E8F5ED3EFE36A0CA4"/>
        </w:placeholder>
        <w:dataBinding w:prefixMappings="xmlns:ns0='http://purl.org/dc/elements/1.1/' xmlns:ns1='http://schemas.openxmlformats.org/package/2006/metadata/core-properties' " w:xpath="/ns1:coreProperties[1]/ns0:description[1]" w:storeItemID="{6C3C8BC8-F283-45AE-878A-BAB7291924A1}"/>
        <w:text w:multiLine="1"/>
      </w:sdtPr>
      <w:sdtContent>
        <w:r w:rsidR="001063DC">
          <w:t>2015</w:t>
        </w:r>
      </w:sdtContent>
    </w:sdt>
    <w:r w:rsidR="001063DC">
      <w:t xml:space="preserve"> - </w:t>
    </w:r>
    <w:r w:rsidR="007E6402">
      <w:fldChar w:fldCharType="begin"/>
    </w:r>
    <w:r w:rsidR="007E6402">
      <w:instrText xml:space="preserve"> SAVEDATE  \@ "yyyy"  \* MERGEFORMAT </w:instrText>
    </w:r>
    <w:r w:rsidR="007E6402">
      <w:fldChar w:fldCharType="separate"/>
    </w:r>
    <w:r w:rsidR="001C17D8">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087936">
      <w:rPr>
        <w:b/>
        <w:szCs w:val="16"/>
      </w:rPr>
      <w:fldChar w:fldCharType="begin"/>
    </w:r>
    <w:r w:rsidRPr="00087936">
      <w:rPr>
        <w:b/>
        <w:szCs w:val="16"/>
      </w:rPr>
      <w:instrText xml:space="preserve"> PAGE </w:instrText>
    </w:r>
    <w:r w:rsidRPr="00087936">
      <w:rPr>
        <w:b/>
        <w:szCs w:val="16"/>
      </w:rPr>
      <w:fldChar w:fldCharType="separate"/>
    </w:r>
    <w:r w:rsidR="0086487E">
      <w:rPr>
        <w:b/>
        <w:noProof/>
        <w:szCs w:val="16"/>
      </w:rPr>
      <w:t>1</w:t>
    </w:r>
    <w:r w:rsidRPr="00087936">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6487E">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C9294" w14:textId="77777777" w:rsidR="003C02B1" w:rsidRDefault="003C02B1" w:rsidP="00710659">
      <w:pPr>
        <w:spacing w:after="0" w:line="240" w:lineRule="auto"/>
      </w:pPr>
      <w:r>
        <w:separator/>
      </w:r>
    </w:p>
    <w:p w14:paraId="08302B50" w14:textId="77777777" w:rsidR="003C02B1" w:rsidRDefault="003C02B1"/>
  </w:footnote>
  <w:footnote w:type="continuationSeparator" w:id="0">
    <w:p w14:paraId="2E01275E" w14:textId="77777777" w:rsidR="003C02B1" w:rsidRDefault="003C02B1" w:rsidP="00710659">
      <w:pPr>
        <w:spacing w:after="0" w:line="240" w:lineRule="auto"/>
      </w:pPr>
      <w:r>
        <w:continuationSeparator/>
      </w:r>
    </w:p>
    <w:p w14:paraId="7D501D9B" w14:textId="77777777" w:rsidR="003C02B1" w:rsidRDefault="003C02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2DAA" w14:textId="77777777" w:rsidR="0079231A" w:rsidRDefault="00792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dataBinding w:prefixMappings="xmlns:ns0='http://purl.org/dc/elements/1.1/' xmlns:ns1='http://schemas.openxmlformats.org/package/2006/metadata/core-properties' " w:xpath="/ns1:coreProperties[1]/ns0:title[1]" w:storeItemID="{6C3C8BC8-F283-45AE-878A-BAB7291924A1}"/>
      <w:text/>
    </w:sdtPr>
    <w:sdtContent>
      <w:p w14:paraId="38C411C8" w14:textId="77777777" w:rsidR="00926CB2" w:rsidRDefault="00087936" w:rsidP="008402F2">
        <w:pPr>
          <w:pStyle w:val="PageHead"/>
        </w:pPr>
        <w:r>
          <w:t>Packet Tracer - Connect to a Wireless Network</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D581" w14:textId="77777777" w:rsidR="00926CB2" w:rsidRDefault="00882B63" w:rsidP="006C3FCF">
    <w:pPr>
      <w:ind w:left="-288"/>
    </w:pPr>
    <w:r>
      <w:rPr>
        <w:noProof/>
      </w:rPr>
      <w:drawing>
        <wp:inline distT="0" distB="0" distL="0" distR="0" wp14:anchorId="603866BC" wp14:editId="6ECA26C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344E16B6"/>
    <w:styleLink w:val="PartStepSubStepList"/>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8F27959"/>
    <w:multiLevelType w:val="multilevel"/>
    <w:tmpl w:val="547A3D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87179157">
    <w:abstractNumId w:val="7"/>
  </w:num>
  <w:num w:numId="2" w16cid:durableId="167911764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75420071">
    <w:abstractNumId w:val="2"/>
  </w:num>
  <w:num w:numId="4" w16cid:durableId="1225799686">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99746743">
    <w:abstractNumId w:val="4"/>
  </w:num>
  <w:num w:numId="6" w16cid:durableId="2131437242">
    <w:abstractNumId w:val="0"/>
  </w:num>
  <w:num w:numId="7" w16cid:durableId="1642225919">
    <w:abstractNumId w:val="1"/>
  </w:num>
  <w:num w:numId="8" w16cid:durableId="186137472">
    <w:abstractNumId w:val="5"/>
    <w:lvlOverride w:ilvl="0">
      <w:lvl w:ilvl="0">
        <w:start w:val="1"/>
        <w:numFmt w:val="decimal"/>
        <w:lvlText w:val="Part %1:"/>
        <w:lvlJc w:val="left"/>
        <w:pPr>
          <w:tabs>
            <w:tab w:val="num" w:pos="1152"/>
          </w:tabs>
          <w:ind w:left="1152" w:hanging="792"/>
        </w:pPr>
        <w:rPr>
          <w:rFonts w:hint="default"/>
        </w:rPr>
      </w:lvl>
    </w:lvlOverride>
  </w:num>
  <w:num w:numId="9" w16cid:durableId="133348403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859850360">
    <w:abstractNumId w:val="3"/>
  </w:num>
  <w:num w:numId="11" w16cid:durableId="1650671341">
    <w:abstractNumId w:val="6"/>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 Inlayo">
    <w15:presenceInfo w15:providerId="Windows Live" w15:userId="72357cf4c771de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5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5EA9"/>
    <w:rsid w:val="000769CF"/>
    <w:rsid w:val="000815D8"/>
    <w:rsid w:val="00084C99"/>
    <w:rsid w:val="00085CC6"/>
    <w:rsid w:val="0008793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6743"/>
    <w:rsid w:val="001006C2"/>
    <w:rsid w:val="00101BE8"/>
    <w:rsid w:val="00103401"/>
    <w:rsid w:val="00103A44"/>
    <w:rsid w:val="00103D36"/>
    <w:rsid w:val="001063DC"/>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614"/>
    <w:rsid w:val="001A0312"/>
    <w:rsid w:val="001A15DA"/>
    <w:rsid w:val="001A2694"/>
    <w:rsid w:val="001A3CC7"/>
    <w:rsid w:val="001A67A4"/>
    <w:rsid w:val="001A69AC"/>
    <w:rsid w:val="001B67D8"/>
    <w:rsid w:val="001B6F95"/>
    <w:rsid w:val="001C05A1"/>
    <w:rsid w:val="001C17D8"/>
    <w:rsid w:val="001C1D9E"/>
    <w:rsid w:val="001C5998"/>
    <w:rsid w:val="001C7C3B"/>
    <w:rsid w:val="001D5B6F"/>
    <w:rsid w:val="001E0AB8"/>
    <w:rsid w:val="001E1F44"/>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177E"/>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90C"/>
    <w:rsid w:val="002C1243"/>
    <w:rsid w:val="002C1815"/>
    <w:rsid w:val="002C475E"/>
    <w:rsid w:val="002C6AD6"/>
    <w:rsid w:val="002D30DA"/>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46FC"/>
    <w:rsid w:val="003B5767"/>
    <w:rsid w:val="003B7605"/>
    <w:rsid w:val="003C02B1"/>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297E"/>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3AE9"/>
    <w:rsid w:val="006007BB"/>
    <w:rsid w:val="00601DC0"/>
    <w:rsid w:val="006034CB"/>
    <w:rsid w:val="00603503"/>
    <w:rsid w:val="00603C52"/>
    <w:rsid w:val="006131CE"/>
    <w:rsid w:val="0061336B"/>
    <w:rsid w:val="00617D6E"/>
    <w:rsid w:val="00620ED5"/>
    <w:rsid w:val="00622D61"/>
    <w:rsid w:val="00624198"/>
    <w:rsid w:val="006306DD"/>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31A"/>
    <w:rsid w:val="00792F4E"/>
    <w:rsid w:val="0079398D"/>
    <w:rsid w:val="00796C25"/>
    <w:rsid w:val="00796DE0"/>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5BB"/>
    <w:rsid w:val="0084564F"/>
    <w:rsid w:val="00846494"/>
    <w:rsid w:val="00847B20"/>
    <w:rsid w:val="008509D3"/>
    <w:rsid w:val="00853418"/>
    <w:rsid w:val="00857CF6"/>
    <w:rsid w:val="008610ED"/>
    <w:rsid w:val="00861C6A"/>
    <w:rsid w:val="0086487E"/>
    <w:rsid w:val="00865199"/>
    <w:rsid w:val="00867EAF"/>
    <w:rsid w:val="00870763"/>
    <w:rsid w:val="008713EA"/>
    <w:rsid w:val="00873C6B"/>
    <w:rsid w:val="0087457A"/>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162"/>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341C"/>
    <w:rsid w:val="009B5747"/>
    <w:rsid w:val="009C0B81"/>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51B9B"/>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1B1F"/>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9D3"/>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28FF"/>
    <w:rsid w:val="00DB1C89"/>
    <w:rsid w:val="00DB3763"/>
    <w:rsid w:val="00DB4029"/>
    <w:rsid w:val="00DB5F4D"/>
    <w:rsid w:val="00DB66F2"/>
    <w:rsid w:val="00DB6DA5"/>
    <w:rsid w:val="00DC076B"/>
    <w:rsid w:val="00DC186F"/>
    <w:rsid w:val="00DC252F"/>
    <w:rsid w:val="00DC6050"/>
    <w:rsid w:val="00DC6445"/>
    <w:rsid w:val="00DC7452"/>
    <w:rsid w:val="00DD43EA"/>
    <w:rsid w:val="00DD456A"/>
    <w:rsid w:val="00DE6F44"/>
    <w:rsid w:val="00DF1B58"/>
    <w:rsid w:val="00E009DA"/>
    <w:rsid w:val="00E037D9"/>
    <w:rsid w:val="00E04927"/>
    <w:rsid w:val="00E11A48"/>
    <w:rsid w:val="00E130EB"/>
    <w:rsid w:val="00E14F51"/>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B932"/>
  <w15:docId w15:val="{FCFEC7E6-037D-4239-BEBF-190E4FBA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576A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4177E"/>
    <w:pPr>
      <w:spacing w:before="0" w:after="0"/>
    </w:pPr>
    <w:rPr>
      <w:i/>
      <w:color w:val="FFFFFF" w:themeColor="background1"/>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087936"/>
    <w:pPr>
      <w:numPr>
        <w:numId w:val="10"/>
      </w:numPr>
    </w:pPr>
  </w:style>
  <w:style w:type="paragraph" w:styleId="ListParagraph">
    <w:name w:val="List Paragraph"/>
    <w:basedOn w:val="Normal"/>
    <w:uiPriority w:val="34"/>
    <w:qFormat/>
    <w:rsid w:val="00087936"/>
    <w:pPr>
      <w:ind w:left="720"/>
      <w:contextualSpacing/>
    </w:pPr>
  </w:style>
  <w:style w:type="paragraph" w:styleId="Revision">
    <w:name w:val="Revision"/>
    <w:hidden/>
    <w:uiPriority w:val="99"/>
    <w:semiHidden/>
    <w:rsid w:val="0079231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9B1D15AE64D719DF8B4B534D23E91"/>
        <w:category>
          <w:name w:val="General"/>
          <w:gallery w:val="placeholder"/>
        </w:category>
        <w:types>
          <w:type w:val="bbPlcHdr"/>
        </w:types>
        <w:behaviors>
          <w:behavior w:val="content"/>
        </w:behaviors>
        <w:guid w:val="{67DF33C8-BD1C-451A-B417-4A4DF42EABCB}"/>
      </w:docPartPr>
      <w:docPartBody>
        <w:p w:rsidR="009A191E" w:rsidRDefault="00164366">
          <w:r w:rsidRPr="00236E4C">
            <w:rPr>
              <w:rStyle w:val="PlaceholderText"/>
            </w:rPr>
            <w:t>[Title]</w:t>
          </w:r>
        </w:p>
      </w:docPartBody>
    </w:docPart>
    <w:docPart>
      <w:docPartPr>
        <w:name w:val="32E19A521E084A4E8F5ED3EFE36A0CA4"/>
        <w:category>
          <w:name w:val="General"/>
          <w:gallery w:val="placeholder"/>
        </w:category>
        <w:types>
          <w:type w:val="bbPlcHdr"/>
        </w:types>
        <w:behaviors>
          <w:behavior w:val="content"/>
        </w:behaviors>
        <w:guid w:val="{37FDE8D8-2232-4559-A373-FAA33D64AB77}"/>
      </w:docPartPr>
      <w:docPartBody>
        <w:p w:rsidR="009A191E" w:rsidRDefault="00164366">
          <w:r w:rsidRPr="00236E4C">
            <w:rPr>
              <w:rStyle w:val="PlaceholderText"/>
            </w:rPr>
            <w:t>[Comments]</w:t>
          </w:r>
        </w:p>
      </w:docPartBody>
    </w:docPart>
    <w:docPart>
      <w:docPartPr>
        <w:name w:val="73EB0AE5D6B64886BC638FEFF720A133"/>
        <w:category>
          <w:name w:val="General"/>
          <w:gallery w:val="placeholder"/>
        </w:category>
        <w:types>
          <w:type w:val="bbPlcHdr"/>
        </w:types>
        <w:behaviors>
          <w:behavior w:val="content"/>
        </w:behaviors>
        <w:guid w:val="{346818B8-D89C-4D9C-9829-B084E1E8B118}"/>
      </w:docPartPr>
      <w:docPartBody>
        <w:p w:rsidR="009A191E" w:rsidRDefault="00164366">
          <w:r w:rsidRPr="00236E4C">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366"/>
    <w:rsid w:val="00164366"/>
    <w:rsid w:val="00296A95"/>
    <w:rsid w:val="0050297E"/>
    <w:rsid w:val="006272D0"/>
    <w:rsid w:val="007A71EA"/>
    <w:rsid w:val="009A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36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9D698F-05B3-4CFA-8ECD-B7A4BC22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TotalTime>
  <Pages>6</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Packet Tracer - Connect to a Wireless Network</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to a Wireless Network</dc:title>
  <dc:creator>TIPQC</dc:creator>
  <dc:description>2015</dc:description>
  <cp:lastModifiedBy>Gabriel Inlayo</cp:lastModifiedBy>
  <cp:revision>2</cp:revision>
  <cp:lastPrinted>2019-07-15T15:09:00Z</cp:lastPrinted>
  <dcterms:created xsi:type="dcterms:W3CDTF">2025-09-11T02:10:00Z</dcterms:created>
  <dcterms:modified xsi:type="dcterms:W3CDTF">2025-09-11T02:10:00Z</dcterms:modified>
</cp:coreProperties>
</file>